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83DC" w14:textId="4739896A" w:rsidR="00DD2DB1" w:rsidRDefault="00AA1A2E" w:rsidP="008C2FB8">
      <w:r w:rsidRPr="00E4371B">
        <w:rPr>
          <w:b/>
          <w:bCs/>
        </w:rPr>
        <w:t>Optane DIMM (</w:t>
      </w:r>
      <w:r>
        <w:rPr>
          <w:b/>
          <w:bCs/>
        </w:rPr>
        <w:t>2</w:t>
      </w:r>
      <w:r w:rsidRPr="00E4371B">
        <w:rPr>
          <w:b/>
          <w:bCs/>
        </w:rPr>
        <w:t xml:space="preserve">): </w:t>
      </w:r>
      <w:r w:rsidR="00462864">
        <w:rPr>
          <w:b/>
          <w:bCs/>
        </w:rPr>
        <w:t>Optane’s performance impact to HPC Seven Dwarf</w:t>
      </w:r>
      <w:r w:rsidR="00CA1AA2">
        <w:rPr>
          <w:b/>
          <w:bCs/>
        </w:rPr>
        <w:t xml:space="preserve"> </w:t>
      </w:r>
      <w:proofErr w:type="spellStart"/>
      <w:r w:rsidR="00CA1AA2">
        <w:rPr>
          <w:b/>
          <w:bCs/>
        </w:rPr>
        <w:t>Benchmarks</w:t>
      </w:r>
      <w:r w:rsidR="008510EB">
        <w:rPr>
          <w:b/>
          <w:bCs/>
        </w:rPr>
        <w:t>Pe</w:t>
      </w:r>
      <w:proofErr w:type="spellEnd"/>
    </w:p>
    <w:p w14:paraId="6512B641" w14:textId="24490356" w:rsidR="006028DA" w:rsidRDefault="008C2FB8" w:rsidP="008C2FB8">
      <w:r>
        <w:t xml:space="preserve">Optane Persistent Memory is very much like the traditional DRAM. It sits on the memory bus and connects to the processor’s onboard </w:t>
      </w:r>
      <w:r w:rsidR="00C42886">
        <w:t>memory controller (</w:t>
      </w:r>
      <w:proofErr w:type="spellStart"/>
      <w:r w:rsidR="00C42886">
        <w:t>iMC</w:t>
      </w:r>
      <w:proofErr w:type="spellEnd"/>
      <w:r w:rsidR="00C42886">
        <w:t xml:space="preserve">). </w:t>
      </w:r>
      <w:r w:rsidR="003D277F">
        <w:t xml:space="preserve">In </w:t>
      </w:r>
      <w:r w:rsidR="006028DA">
        <w:t xml:space="preserve">the traditional view, Optane can be </w:t>
      </w:r>
      <w:r w:rsidR="001C650D">
        <w:t xml:space="preserve">essentially </w:t>
      </w:r>
      <w:r w:rsidR="006028DA">
        <w:t xml:space="preserve">treated as </w:t>
      </w:r>
      <w:r w:rsidR="003D277F">
        <w:t xml:space="preserve">a new type of </w:t>
      </w:r>
      <w:r w:rsidR="006028DA" w:rsidRPr="00284B95">
        <w:t>D</w:t>
      </w:r>
      <w:r w:rsidR="003D277F" w:rsidRPr="00284B95">
        <w:t>IMM</w:t>
      </w:r>
      <w:r w:rsidR="006028DA" w:rsidRPr="00284B95">
        <w:t xml:space="preserve"> with larger capacity but slower performance</w:t>
      </w:r>
      <w:r w:rsidR="003D277F">
        <w:t xml:space="preserve"> and data persistency</w:t>
      </w:r>
      <w:r w:rsidR="006028DA">
        <w:t xml:space="preserve"> in the same form factor</w:t>
      </w:r>
      <w:r w:rsidR="003D277F">
        <w:t xml:space="preserve"> with DRAM. </w:t>
      </w:r>
      <w:r w:rsidR="00A976B6">
        <w:t xml:space="preserve">Yet the other advantage is at the lower unit energy cost and </w:t>
      </w:r>
      <w:r w:rsidR="004061C6">
        <w:t xml:space="preserve">much </w:t>
      </w:r>
      <w:r w:rsidR="00A976B6">
        <w:t>cheaper</w:t>
      </w:r>
      <w:r w:rsidR="004061C6">
        <w:t xml:space="preserve"> price for </w:t>
      </w:r>
      <w:r w:rsidR="00A976B6">
        <w:t>unit capacity.</w:t>
      </w:r>
      <w:r w:rsidR="004061C6">
        <w:t xml:space="preserve"> Such device provide</w:t>
      </w:r>
      <w:r w:rsidR="001C650D">
        <w:t>s</w:t>
      </w:r>
      <w:r w:rsidR="004061C6">
        <w:t xml:space="preserve"> a valuable bridge to the huge </w:t>
      </w:r>
      <w:r w:rsidR="00B70CC7">
        <w:t xml:space="preserve">performance </w:t>
      </w:r>
      <w:r w:rsidR="004061C6">
        <w:t xml:space="preserve">gap between fast DRAM to traditional </w:t>
      </w:r>
      <w:proofErr w:type="spellStart"/>
      <w:r w:rsidR="004061C6">
        <w:t>NVMe</w:t>
      </w:r>
      <w:proofErr w:type="spellEnd"/>
      <w:r w:rsidR="00B70CC7">
        <w:t>.</w:t>
      </w:r>
    </w:p>
    <w:p w14:paraId="7F6341BE" w14:textId="5F47CD93" w:rsidR="00AC3C9F" w:rsidRDefault="00E41C01" w:rsidP="008C2FB8">
      <w:r>
        <w:t xml:space="preserve">HPC </w:t>
      </w:r>
      <w:r w:rsidR="00487049">
        <w:t xml:space="preserve">application </w:t>
      </w:r>
      <w:r>
        <w:t xml:space="preserve">today </w:t>
      </w:r>
      <w:r w:rsidR="00487049">
        <w:t xml:space="preserve">can be very demanding for </w:t>
      </w:r>
      <w:r w:rsidR="001C650D">
        <w:t xml:space="preserve">memory </w:t>
      </w:r>
      <w:r w:rsidR="008A17AE">
        <w:t xml:space="preserve">size and </w:t>
      </w:r>
      <w:r w:rsidR="00487049">
        <w:t>storage performance</w:t>
      </w:r>
      <w:r w:rsidR="00D47B5D">
        <w:t xml:space="preserve"> for the need of saving the extracting the </w:t>
      </w:r>
      <w:r w:rsidR="00CD6A25">
        <w:t>input data</w:t>
      </w:r>
      <w:r w:rsidR="00D47B5D">
        <w:t xml:space="preserve">, </w:t>
      </w:r>
      <w:r w:rsidR="001E3DDE">
        <w:t xml:space="preserve">and </w:t>
      </w:r>
      <w:r w:rsidR="00D47B5D">
        <w:t>intermediate</w:t>
      </w:r>
      <w:r w:rsidR="00CD6A25">
        <w:t xml:space="preserve"> </w:t>
      </w:r>
      <w:r w:rsidR="00887710">
        <w:t>&amp;</w:t>
      </w:r>
      <w:r w:rsidR="00CD6A25">
        <w:t xml:space="preserve"> </w:t>
      </w:r>
      <w:proofErr w:type="gramStart"/>
      <w:r w:rsidR="00CD6A25">
        <w:t>final</w:t>
      </w:r>
      <w:r w:rsidR="00887710">
        <w:t xml:space="preserve"> </w:t>
      </w:r>
      <w:r w:rsidR="00CD6A25">
        <w:t>result</w:t>
      </w:r>
      <w:proofErr w:type="gramEnd"/>
      <w:r w:rsidR="00CD6A25">
        <w:t>. IO is essentially a big bottleneck when the dataset is huge</w:t>
      </w:r>
      <w:r w:rsidR="00F0378B">
        <w:t xml:space="preserve">, which is very popular in most of HPC type of calculation. </w:t>
      </w:r>
      <w:r w:rsidR="00D225E7">
        <w:t>With the i</w:t>
      </w:r>
      <w:r w:rsidR="00421268">
        <w:t>ntroduction of by</w:t>
      </w:r>
      <w:r w:rsidR="00887710">
        <w:t>t</w:t>
      </w:r>
      <w:r w:rsidR="00421268">
        <w:t>e-addressable, memory</w:t>
      </w:r>
      <w:r w:rsidR="0027254D">
        <w:t xml:space="preserve"> alike (in both</w:t>
      </w:r>
      <w:r w:rsidR="00421268">
        <w:t xml:space="preserve"> semantic </w:t>
      </w:r>
      <w:r w:rsidR="0027254D">
        <w:t xml:space="preserve">and </w:t>
      </w:r>
      <w:del w:id="0" w:author="Chaohong Hu" w:date="2021-05-24T17:50:00Z">
        <w:r w:rsidR="0027254D" w:rsidDel="0006352D">
          <w:delText xml:space="preserve">low less </w:delText>
        </w:r>
      </w:del>
      <w:r w:rsidR="0027254D">
        <w:t xml:space="preserve">latency) Optane, </w:t>
      </w:r>
      <w:r w:rsidR="00D225E7">
        <w:t>everyone</w:t>
      </w:r>
      <w:r w:rsidR="006B6E13">
        <w:t xml:space="preserve"> </w:t>
      </w:r>
      <w:r w:rsidR="00D225E7">
        <w:t>is</w:t>
      </w:r>
      <w:r w:rsidR="006B6E13">
        <w:t xml:space="preserve"> excitingly expecting a fundamental change to HPC.  </w:t>
      </w:r>
      <w:r w:rsidR="00487049">
        <w:t xml:space="preserve"> </w:t>
      </w:r>
      <w:r w:rsidR="00456531">
        <w:t>However, using fine granularity of Optane persistency nature (App Direct Mode)</w:t>
      </w:r>
      <w:r w:rsidR="00033E90">
        <w:t xml:space="preserve"> requires a major code change to HPC application. The industr</w:t>
      </w:r>
      <w:r w:rsidR="00AC3C9F">
        <w:t xml:space="preserve">ial world is wondering, if there is any low hanging fruit that can boost the HPC performance without any major application change. </w:t>
      </w:r>
    </w:p>
    <w:p w14:paraId="35EAB21A" w14:textId="77777777" w:rsidR="009C6155" w:rsidRDefault="009D38A1" w:rsidP="008C2FB8">
      <w:r>
        <w:t xml:space="preserve">Multiple studies have been conducted in academia to investigate this topic. </w:t>
      </w:r>
      <w:r w:rsidR="00E52D2B">
        <w:t xml:space="preserve">I would like to review two of them that are representative and outline some of the lessons and experiences in </w:t>
      </w:r>
      <w:r w:rsidR="009C6155">
        <w:t xml:space="preserve">quickly using Optane to boost HPC. </w:t>
      </w:r>
    </w:p>
    <w:p w14:paraId="12A33F04" w14:textId="53A91312" w:rsidR="00E41C01" w:rsidRDefault="00D61BA3" w:rsidP="0082286B">
      <w:r>
        <w:t>The first</w:t>
      </w:r>
      <w:r w:rsidR="009C6155">
        <w:t xml:space="preserve"> publication is </w:t>
      </w:r>
      <w:hyperlink r:id="rId6" w:history="1">
        <w:r w:rsidR="0082286B" w:rsidRPr="00EB1D30">
          <w:rPr>
            <w:rStyle w:val="Hyperlink"/>
          </w:rPr>
          <w:t>Demystifying the Performance of HPC Scientific Applications on NVM-based Memory Systems</w:t>
        </w:r>
      </w:hyperlink>
      <w:r w:rsidR="007A1B31">
        <w:t xml:space="preserve">, published </w:t>
      </w:r>
      <w:proofErr w:type="gramStart"/>
      <w:r w:rsidR="007A1B31">
        <w:t>at</w:t>
      </w:r>
      <w:proofErr w:type="gramEnd"/>
      <w:r w:rsidR="007A1B31">
        <w:t xml:space="preserve"> 2020.</w:t>
      </w:r>
      <w:r w:rsidR="00EB1D30">
        <w:t xml:space="preserve"> The paper comes from Prof </w:t>
      </w:r>
      <w:r w:rsidR="00807419">
        <w:t xml:space="preserve">Dong Li’s </w:t>
      </w:r>
      <w:r w:rsidR="00431447">
        <w:t>research team</w:t>
      </w:r>
      <w:r w:rsidR="00807419">
        <w:t xml:space="preserve"> </w:t>
      </w:r>
      <w:r w:rsidR="007A1B31">
        <w:t>at UC Merced who</w:t>
      </w:r>
      <w:r w:rsidR="00431447">
        <w:t xml:space="preserve"> </w:t>
      </w:r>
      <w:r w:rsidR="005F418A">
        <w:t>keeps a</w:t>
      </w:r>
      <w:r w:rsidR="00047FC7">
        <w:t xml:space="preserve"> close </w:t>
      </w:r>
      <w:r w:rsidR="000A1E2B">
        <w:t>tie</w:t>
      </w:r>
      <w:r w:rsidR="00431447">
        <w:t xml:space="preserve"> </w:t>
      </w:r>
      <w:r w:rsidR="00047FC7">
        <w:t xml:space="preserve">with Lawrence Livermore National Lab and </w:t>
      </w:r>
      <w:r w:rsidR="005F418A">
        <w:t>continuously focusing</w:t>
      </w:r>
      <w:r w:rsidR="00047FC7">
        <w:t xml:space="preserve"> on </w:t>
      </w:r>
      <w:r w:rsidR="005F418A">
        <w:t xml:space="preserve">new </w:t>
      </w:r>
      <w:r w:rsidR="00FF3ED4">
        <w:t>technologies boost</w:t>
      </w:r>
      <w:r w:rsidR="000A1E2B">
        <w:t>ing</w:t>
      </w:r>
      <w:r w:rsidR="00FF3ED4">
        <w:t xml:space="preserve"> </w:t>
      </w:r>
      <w:proofErr w:type="gramStart"/>
      <w:r w:rsidR="00047FC7">
        <w:t>HPC</w:t>
      </w:r>
      <w:r w:rsidR="005F418A">
        <w:t xml:space="preserve"> </w:t>
      </w:r>
      <w:r w:rsidR="00047FC7">
        <w:t>.</w:t>
      </w:r>
      <w:proofErr w:type="gramEnd"/>
      <w:r w:rsidR="00047FC7">
        <w:t xml:space="preserve"> </w:t>
      </w:r>
    </w:p>
    <w:p w14:paraId="50DE1DF0" w14:textId="308A919E" w:rsidR="00305317" w:rsidRDefault="00D61BA3" w:rsidP="008C2FB8">
      <w:r>
        <w:t>The paper evaluate</w:t>
      </w:r>
      <w:r w:rsidR="00FB45F1">
        <w:t>s</w:t>
      </w:r>
      <w:r>
        <w:t xml:space="preserve"> </w:t>
      </w:r>
      <w:r w:rsidR="00464913">
        <w:t>the famous seven dwarfs --- the seven well known HPC benchmarks</w:t>
      </w:r>
      <w:r w:rsidR="005D4390">
        <w:t xml:space="preserve"> running</w:t>
      </w:r>
      <w:r w:rsidR="00464913">
        <w:t xml:space="preserve"> on various Optane </w:t>
      </w:r>
      <w:r w:rsidR="00C5015A">
        <w:t xml:space="preserve">configuration and evaluate </w:t>
      </w:r>
      <w:r w:rsidR="005D4390">
        <w:t xml:space="preserve">the </w:t>
      </w:r>
      <w:r w:rsidR="00C5015A">
        <w:t xml:space="preserve">performance. </w:t>
      </w:r>
      <w:r w:rsidR="0008595E">
        <w:t xml:space="preserve">The following </w:t>
      </w:r>
      <w:proofErr w:type="gramStart"/>
      <w:r w:rsidR="0008595E">
        <w:t>tabl</w:t>
      </w:r>
      <w:r w:rsidR="00CE6E9E">
        <w:t xml:space="preserve">es </w:t>
      </w:r>
      <w:r w:rsidR="0008595E">
        <w:t xml:space="preserve"> list</w:t>
      </w:r>
      <w:proofErr w:type="gramEnd"/>
      <w:r w:rsidR="0008595E">
        <w:t xml:space="preserve"> </w:t>
      </w:r>
      <w:r w:rsidR="00EA01C6">
        <w:t xml:space="preserve">the seven dwarfs and their correspondent benchmark used in the </w:t>
      </w:r>
      <w:r w:rsidR="00EE2F7F">
        <w:t>paper</w:t>
      </w:r>
      <w:r w:rsidR="00CE6E9E">
        <w:t xml:space="preserve"> and  </w:t>
      </w:r>
      <w:r w:rsidR="00570293">
        <w:t xml:space="preserve">platform </w:t>
      </w:r>
      <w:r w:rsidR="00CE6E9E">
        <w:t xml:space="preserve">configuration. </w:t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2245"/>
        <w:gridCol w:w="1495"/>
        <w:gridCol w:w="5795"/>
      </w:tblGrid>
      <w:tr w:rsidR="00554093" w14:paraId="0617B1B2" w14:textId="77777777" w:rsidTr="009B34DB">
        <w:tc>
          <w:tcPr>
            <w:tcW w:w="2245" w:type="dxa"/>
          </w:tcPr>
          <w:p w14:paraId="1F939E6E" w14:textId="33044948" w:rsidR="00554093" w:rsidRPr="008E6A38" w:rsidRDefault="008E6A38" w:rsidP="008C2FB8">
            <w:pPr>
              <w:rPr>
                <w:b/>
                <w:bCs/>
              </w:rPr>
            </w:pPr>
            <w:proofErr w:type="spellStart"/>
            <w:r w:rsidRPr="008E6A38">
              <w:rPr>
                <w:b/>
                <w:bCs/>
              </w:rPr>
              <w:t>Sevne</w:t>
            </w:r>
            <w:proofErr w:type="spellEnd"/>
            <w:r w:rsidRPr="008E6A38">
              <w:rPr>
                <w:b/>
                <w:bCs/>
              </w:rPr>
              <w:t xml:space="preserve"> Dwarf</w:t>
            </w:r>
            <w:r>
              <w:rPr>
                <w:b/>
                <w:bCs/>
              </w:rPr>
              <w:t xml:space="preserve">s of HPC </w:t>
            </w:r>
          </w:p>
        </w:tc>
        <w:tc>
          <w:tcPr>
            <w:tcW w:w="1495" w:type="dxa"/>
          </w:tcPr>
          <w:p w14:paraId="7D31A0BF" w14:textId="60DFF5AE" w:rsidR="00554093" w:rsidRPr="008E6A38" w:rsidRDefault="008E6A38" w:rsidP="008C2FB8">
            <w:pPr>
              <w:rPr>
                <w:b/>
                <w:bCs/>
              </w:rPr>
            </w:pPr>
            <w:r w:rsidRPr="008E6A38">
              <w:rPr>
                <w:b/>
                <w:bCs/>
              </w:rPr>
              <w:t>Benchmark</w:t>
            </w:r>
            <w:r w:rsidR="00CE6E9E">
              <w:rPr>
                <w:b/>
                <w:bCs/>
              </w:rPr>
              <w:t xml:space="preserve"> Name</w:t>
            </w:r>
          </w:p>
        </w:tc>
        <w:tc>
          <w:tcPr>
            <w:tcW w:w="5795" w:type="dxa"/>
          </w:tcPr>
          <w:p w14:paraId="73F0C7D4" w14:textId="7E968F83" w:rsidR="00554093" w:rsidRPr="008E6A38" w:rsidRDefault="003C1FE3" w:rsidP="008C2FB8">
            <w:pPr>
              <w:rPr>
                <w:b/>
                <w:bCs/>
              </w:rPr>
            </w:pPr>
            <w:r>
              <w:rPr>
                <w:b/>
                <w:bCs/>
              </w:rPr>
              <w:t>Features:</w:t>
            </w:r>
          </w:p>
        </w:tc>
      </w:tr>
      <w:tr w:rsidR="00554093" w14:paraId="0F1DB895" w14:textId="77777777" w:rsidTr="009B34DB">
        <w:tc>
          <w:tcPr>
            <w:tcW w:w="2245" w:type="dxa"/>
          </w:tcPr>
          <w:p w14:paraId="56089E87" w14:textId="11568A17" w:rsidR="00554093" w:rsidRDefault="008E6A38" w:rsidP="008C2FB8">
            <w:r>
              <w:t>Dense Linear Algebra</w:t>
            </w:r>
          </w:p>
        </w:tc>
        <w:tc>
          <w:tcPr>
            <w:tcW w:w="1495" w:type="dxa"/>
          </w:tcPr>
          <w:p w14:paraId="23B688F8" w14:textId="4A5AA00E" w:rsidR="00554093" w:rsidRDefault="00636F61" w:rsidP="008C2FB8">
            <w:proofErr w:type="spellStart"/>
            <w:r w:rsidRPr="00636F61">
              <w:t>ScaLAPACK</w:t>
            </w:r>
            <w:proofErr w:type="spellEnd"/>
          </w:p>
        </w:tc>
        <w:tc>
          <w:tcPr>
            <w:tcW w:w="5795" w:type="dxa"/>
          </w:tcPr>
          <w:p w14:paraId="2CB16976" w14:textId="2CD73F3B" w:rsidR="00554093" w:rsidRDefault="003C1FE3" w:rsidP="008C2FB8">
            <w:r>
              <w:t xml:space="preserve">Dense array data structure, </w:t>
            </w:r>
            <w:proofErr w:type="spellStart"/>
            <w:r>
              <w:t>strided</w:t>
            </w:r>
            <w:proofErr w:type="spellEnd"/>
            <w:r>
              <w:t xml:space="preserve"> mem access. Typical vector operation. </w:t>
            </w:r>
          </w:p>
        </w:tc>
      </w:tr>
      <w:tr w:rsidR="00554093" w14:paraId="4576911F" w14:textId="77777777" w:rsidTr="009B34DB">
        <w:tc>
          <w:tcPr>
            <w:tcW w:w="2245" w:type="dxa"/>
          </w:tcPr>
          <w:p w14:paraId="023ED2A5" w14:textId="17465630" w:rsidR="00554093" w:rsidRDefault="00636F61" w:rsidP="008C2FB8">
            <w:r w:rsidRPr="00636F61">
              <w:t>Sparse Linear Algebra</w:t>
            </w:r>
          </w:p>
        </w:tc>
        <w:tc>
          <w:tcPr>
            <w:tcW w:w="1495" w:type="dxa"/>
          </w:tcPr>
          <w:p w14:paraId="3F23C55B" w14:textId="105CE020" w:rsidR="00554093" w:rsidRDefault="00B8530B" w:rsidP="008C2FB8">
            <w:proofErr w:type="spellStart"/>
            <w:r w:rsidRPr="00B8530B">
              <w:t>SuperLU</w:t>
            </w:r>
            <w:proofErr w:type="spellEnd"/>
          </w:p>
        </w:tc>
        <w:tc>
          <w:tcPr>
            <w:tcW w:w="5795" w:type="dxa"/>
          </w:tcPr>
          <w:p w14:paraId="5A56FD7D" w14:textId="420F498F" w:rsidR="00554093" w:rsidRDefault="003C1FE3" w:rsidP="008C2FB8">
            <w:r>
              <w:t xml:space="preserve">Data is compressed into dense format through indirect mem access. </w:t>
            </w:r>
          </w:p>
        </w:tc>
      </w:tr>
      <w:tr w:rsidR="00554093" w14:paraId="473AF634" w14:textId="77777777" w:rsidTr="009B34DB">
        <w:tc>
          <w:tcPr>
            <w:tcW w:w="2245" w:type="dxa"/>
          </w:tcPr>
          <w:p w14:paraId="70AA21E8" w14:textId="54F7901D" w:rsidR="00554093" w:rsidRDefault="00B8530B" w:rsidP="008C2FB8">
            <w:r w:rsidRPr="00B8530B">
              <w:t>Spectral</w:t>
            </w:r>
          </w:p>
        </w:tc>
        <w:tc>
          <w:tcPr>
            <w:tcW w:w="1495" w:type="dxa"/>
          </w:tcPr>
          <w:p w14:paraId="49E3C4B5" w14:textId="2F5096B1" w:rsidR="00554093" w:rsidRDefault="00520251" w:rsidP="008C2FB8">
            <w:r w:rsidRPr="00520251">
              <w:t>NPB</w:t>
            </w:r>
          </w:p>
        </w:tc>
        <w:tc>
          <w:tcPr>
            <w:tcW w:w="5795" w:type="dxa"/>
          </w:tcPr>
          <w:p w14:paraId="41FE1E4F" w14:textId="0E4EC9C3" w:rsidR="00554093" w:rsidRDefault="00143AD7" w:rsidP="008C2FB8">
            <w:r>
              <w:t>3D</w:t>
            </w:r>
            <w:r w:rsidR="009B34DB">
              <w:t xml:space="preserve"> </w:t>
            </w:r>
            <w:r w:rsidR="00935430">
              <w:t>FFT solving diff-</w:t>
            </w:r>
            <w:r w:rsidR="009B34DB">
              <w:t>equation</w:t>
            </w:r>
            <w:r w:rsidR="00935430">
              <w:t xml:space="preserve">, </w:t>
            </w:r>
            <w:r w:rsidR="009B34DB">
              <w:t>with</w:t>
            </w:r>
            <w:r>
              <w:t xml:space="preserve"> a lot of</w:t>
            </w:r>
            <w:r w:rsidR="009B34DB">
              <w:t xml:space="preserve"> matrix transpos</w:t>
            </w:r>
            <w:r>
              <w:t xml:space="preserve">e. </w:t>
            </w:r>
          </w:p>
        </w:tc>
      </w:tr>
      <w:tr w:rsidR="00554093" w14:paraId="42205F35" w14:textId="77777777" w:rsidTr="009B34DB">
        <w:tc>
          <w:tcPr>
            <w:tcW w:w="2245" w:type="dxa"/>
          </w:tcPr>
          <w:p w14:paraId="3C041084" w14:textId="689236EE" w:rsidR="00554093" w:rsidRDefault="00520251" w:rsidP="008C2FB8">
            <w:r w:rsidRPr="00520251">
              <w:t>N-Body</w:t>
            </w:r>
          </w:p>
        </w:tc>
        <w:tc>
          <w:tcPr>
            <w:tcW w:w="1495" w:type="dxa"/>
          </w:tcPr>
          <w:p w14:paraId="02FA79D0" w14:textId="3D3457E1" w:rsidR="00554093" w:rsidRDefault="00520251" w:rsidP="008C2FB8">
            <w:r w:rsidRPr="00520251">
              <w:t>HACC</w:t>
            </w:r>
          </w:p>
        </w:tc>
        <w:tc>
          <w:tcPr>
            <w:tcW w:w="5795" w:type="dxa"/>
          </w:tcPr>
          <w:p w14:paraId="5E1FDC94" w14:textId="5A87F94E" w:rsidR="00554093" w:rsidRDefault="00D31171" w:rsidP="008C2FB8">
            <w:r>
              <w:t>High computational comple</w:t>
            </w:r>
            <w:r w:rsidR="007E5BDD">
              <w:t xml:space="preserve">xity of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</w:p>
        </w:tc>
      </w:tr>
      <w:tr w:rsidR="00554093" w14:paraId="66768B59" w14:textId="77777777" w:rsidTr="009B34DB">
        <w:tc>
          <w:tcPr>
            <w:tcW w:w="2245" w:type="dxa"/>
          </w:tcPr>
          <w:p w14:paraId="6EF1555C" w14:textId="5D1DEA9F" w:rsidR="00554093" w:rsidRDefault="00021429" w:rsidP="008C2FB8">
            <w:r w:rsidRPr="00021429">
              <w:t>Structured Grids</w:t>
            </w:r>
          </w:p>
        </w:tc>
        <w:tc>
          <w:tcPr>
            <w:tcW w:w="1495" w:type="dxa"/>
          </w:tcPr>
          <w:p w14:paraId="3B6493D9" w14:textId="73318931" w:rsidR="00554093" w:rsidRDefault="00021429" w:rsidP="008C2FB8">
            <w:proofErr w:type="spellStart"/>
            <w:r w:rsidRPr="00021429">
              <w:t>Hypre</w:t>
            </w:r>
            <w:proofErr w:type="spellEnd"/>
            <w:r w:rsidR="004E5C72">
              <w:t>/</w:t>
            </w:r>
            <w:proofErr w:type="spellStart"/>
            <w:r w:rsidR="004E5C72">
              <w:t>Laghos</w:t>
            </w:r>
            <w:proofErr w:type="spellEnd"/>
          </w:p>
        </w:tc>
        <w:tc>
          <w:tcPr>
            <w:tcW w:w="5795" w:type="dxa"/>
          </w:tcPr>
          <w:p w14:paraId="1C88B530" w14:textId="1B83FD0D" w:rsidR="00554093" w:rsidRDefault="00AA3362" w:rsidP="008C2FB8">
            <w:r>
              <w:t>Regular grid structure with high spatial locality in accesses.</w:t>
            </w:r>
          </w:p>
        </w:tc>
      </w:tr>
      <w:tr w:rsidR="00554093" w14:paraId="135DE17A" w14:textId="77777777" w:rsidTr="009B34DB">
        <w:tc>
          <w:tcPr>
            <w:tcW w:w="2245" w:type="dxa"/>
          </w:tcPr>
          <w:p w14:paraId="6CCCCEF0" w14:textId="44C7A70E" w:rsidR="00554093" w:rsidRDefault="00D47333" w:rsidP="008C2FB8">
            <w:r w:rsidRPr="00D47333">
              <w:t>Unstructured Grids</w:t>
            </w:r>
          </w:p>
        </w:tc>
        <w:tc>
          <w:tcPr>
            <w:tcW w:w="1495" w:type="dxa"/>
          </w:tcPr>
          <w:p w14:paraId="082BC5D3" w14:textId="10620F4F" w:rsidR="00554093" w:rsidRDefault="00D47333" w:rsidP="008C2FB8">
            <w:proofErr w:type="spellStart"/>
            <w:r w:rsidRPr="00D47333">
              <w:t>BoxLib</w:t>
            </w:r>
            <w:proofErr w:type="spellEnd"/>
          </w:p>
        </w:tc>
        <w:tc>
          <w:tcPr>
            <w:tcW w:w="5795" w:type="dxa"/>
          </w:tcPr>
          <w:p w14:paraId="1250F437" w14:textId="29C07CD6" w:rsidR="00554093" w:rsidRDefault="00B711BC" w:rsidP="008C2FB8">
            <w:r>
              <w:t xml:space="preserve">Irregular grid structure, with multiple level mem indirect references. </w:t>
            </w:r>
          </w:p>
        </w:tc>
      </w:tr>
      <w:tr w:rsidR="00021429" w14:paraId="6A641AA8" w14:textId="77777777" w:rsidTr="009B34DB">
        <w:tc>
          <w:tcPr>
            <w:tcW w:w="2245" w:type="dxa"/>
          </w:tcPr>
          <w:p w14:paraId="2A61EEDE" w14:textId="749C108B" w:rsidR="00021429" w:rsidRDefault="00D47333" w:rsidP="008C2FB8">
            <w:r w:rsidRPr="00D47333">
              <w:t>Monte Carlo</w:t>
            </w:r>
          </w:p>
        </w:tc>
        <w:tc>
          <w:tcPr>
            <w:tcW w:w="1495" w:type="dxa"/>
          </w:tcPr>
          <w:p w14:paraId="0A157745" w14:textId="75B3074B" w:rsidR="00021429" w:rsidRDefault="00FB45F1" w:rsidP="008C2FB8">
            <w:proofErr w:type="spellStart"/>
            <w:r w:rsidRPr="00FB45F1">
              <w:t>XSBench</w:t>
            </w:r>
            <w:proofErr w:type="spellEnd"/>
          </w:p>
        </w:tc>
        <w:tc>
          <w:tcPr>
            <w:tcW w:w="5795" w:type="dxa"/>
          </w:tcPr>
          <w:p w14:paraId="748D4384" w14:textId="67D2C63E" w:rsidR="00021429" w:rsidRDefault="007209AF" w:rsidP="00CE6E9E">
            <w:pPr>
              <w:keepNext/>
            </w:pPr>
            <w:r>
              <w:t xml:space="preserve">Repeated random access for </w:t>
            </w:r>
            <w:r w:rsidR="00CE6E9E">
              <w:t xml:space="preserve">numerical computation. </w:t>
            </w:r>
          </w:p>
        </w:tc>
      </w:tr>
    </w:tbl>
    <w:p w14:paraId="4D9FE2BF" w14:textId="5E7BF193" w:rsidR="00EE2F7F" w:rsidRPr="00B26EA9" w:rsidRDefault="00CE6E9E" w:rsidP="00CE6E9E">
      <w:pPr>
        <w:pStyle w:val="Caption"/>
        <w:rPr>
          <w:sz w:val="22"/>
          <w:szCs w:val="22"/>
        </w:rPr>
      </w:pPr>
      <w:r w:rsidRPr="00B26EA9">
        <w:rPr>
          <w:sz w:val="22"/>
          <w:szCs w:val="22"/>
        </w:rPr>
        <w:t xml:space="preserve">Table </w:t>
      </w:r>
      <w:r w:rsidRPr="00B26EA9">
        <w:rPr>
          <w:sz w:val="22"/>
          <w:szCs w:val="22"/>
        </w:rPr>
        <w:fldChar w:fldCharType="begin"/>
      </w:r>
      <w:r w:rsidRPr="00B26EA9">
        <w:rPr>
          <w:sz w:val="22"/>
          <w:szCs w:val="22"/>
        </w:rPr>
        <w:instrText xml:space="preserve"> SEQ Table \* ARABIC </w:instrText>
      </w:r>
      <w:r w:rsidRPr="00B26EA9">
        <w:rPr>
          <w:sz w:val="22"/>
          <w:szCs w:val="22"/>
        </w:rPr>
        <w:fldChar w:fldCharType="separate"/>
      </w:r>
      <w:r w:rsidR="00B26EA9" w:rsidRPr="00B26EA9">
        <w:rPr>
          <w:noProof/>
          <w:sz w:val="22"/>
          <w:szCs w:val="22"/>
        </w:rPr>
        <w:t>1</w:t>
      </w:r>
      <w:r w:rsidRPr="00B26EA9">
        <w:rPr>
          <w:sz w:val="22"/>
          <w:szCs w:val="22"/>
        </w:rPr>
        <w:fldChar w:fldCharType="end"/>
      </w:r>
      <w:r w:rsidRPr="00B26EA9">
        <w:rPr>
          <w:sz w:val="22"/>
          <w:szCs w:val="22"/>
        </w:rPr>
        <w:t xml:space="preserve"> </w:t>
      </w:r>
      <w:proofErr w:type="gramStart"/>
      <w:r w:rsidRPr="00B26EA9">
        <w:rPr>
          <w:sz w:val="22"/>
          <w:szCs w:val="22"/>
        </w:rPr>
        <w:t>Bench mark</w:t>
      </w:r>
      <w:proofErr w:type="gramEnd"/>
      <w:r w:rsidRPr="00B26EA9">
        <w:rPr>
          <w:sz w:val="22"/>
          <w:szCs w:val="22"/>
        </w:rPr>
        <w:t xml:space="preserve"> used</w:t>
      </w:r>
    </w:p>
    <w:p w14:paraId="2C0D3188" w14:textId="77777777" w:rsidR="00CE6E9E" w:rsidRPr="00CE6E9E" w:rsidRDefault="00CE6E9E" w:rsidP="00CE6E9E"/>
    <w:p w14:paraId="1EA1F5E6" w14:textId="77777777" w:rsidR="00CE6E9E" w:rsidRDefault="00305317" w:rsidP="00CE6E9E">
      <w:pPr>
        <w:keepNext/>
      </w:pPr>
      <w:r>
        <w:rPr>
          <w:noProof/>
        </w:rPr>
        <w:lastRenderedPageBreak/>
        <w:drawing>
          <wp:inline distT="0" distB="0" distL="0" distR="0" wp14:anchorId="5E0A8249" wp14:editId="45D25D50">
            <wp:extent cx="3581710" cy="1360288"/>
            <wp:effectExtent l="0" t="0" r="0" b="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3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3000" w14:textId="3789C75D" w:rsidR="00CE6E9E" w:rsidRDefault="00CE6E9E" w:rsidP="00CE6E9E">
      <w:pPr>
        <w:pStyle w:val="Caption"/>
        <w:rPr>
          <w:sz w:val="22"/>
          <w:szCs w:val="22"/>
        </w:rPr>
      </w:pPr>
      <w:r w:rsidRPr="00B26EA9">
        <w:rPr>
          <w:sz w:val="22"/>
          <w:szCs w:val="22"/>
        </w:rPr>
        <w:t xml:space="preserve">Table </w:t>
      </w:r>
      <w:r w:rsidRPr="00B26EA9">
        <w:rPr>
          <w:sz w:val="22"/>
          <w:szCs w:val="22"/>
        </w:rPr>
        <w:fldChar w:fldCharType="begin"/>
      </w:r>
      <w:r w:rsidRPr="00B26EA9">
        <w:rPr>
          <w:sz w:val="22"/>
          <w:szCs w:val="22"/>
        </w:rPr>
        <w:instrText xml:space="preserve"> SEQ Table \* ARABIC </w:instrText>
      </w:r>
      <w:r w:rsidRPr="00B26EA9">
        <w:rPr>
          <w:sz w:val="22"/>
          <w:szCs w:val="22"/>
        </w:rPr>
        <w:fldChar w:fldCharType="separate"/>
      </w:r>
      <w:r w:rsidR="00B26EA9" w:rsidRPr="00B26EA9">
        <w:rPr>
          <w:noProof/>
          <w:sz w:val="22"/>
          <w:szCs w:val="22"/>
        </w:rPr>
        <w:t>2</w:t>
      </w:r>
      <w:r w:rsidRPr="00B26EA9">
        <w:rPr>
          <w:sz w:val="22"/>
          <w:szCs w:val="22"/>
        </w:rPr>
        <w:fldChar w:fldCharType="end"/>
      </w:r>
      <w:r w:rsidRPr="00B26EA9">
        <w:rPr>
          <w:sz w:val="22"/>
          <w:szCs w:val="22"/>
        </w:rPr>
        <w:t xml:space="preserve"> </w:t>
      </w:r>
      <w:r w:rsidR="00570293" w:rsidRPr="00B26EA9">
        <w:rPr>
          <w:sz w:val="22"/>
          <w:szCs w:val="22"/>
        </w:rPr>
        <w:t>Platform</w:t>
      </w:r>
      <w:r w:rsidRPr="00B26EA9">
        <w:rPr>
          <w:sz w:val="22"/>
          <w:szCs w:val="22"/>
        </w:rPr>
        <w:t xml:space="preserve"> Configuration</w:t>
      </w:r>
    </w:p>
    <w:p w14:paraId="3BB20065" w14:textId="7B237A1A" w:rsidR="008C3401" w:rsidRPr="008C3401" w:rsidRDefault="008C3401" w:rsidP="008C3401">
      <w:pPr>
        <w:pStyle w:val="ListParagraph"/>
        <w:numPr>
          <w:ilvl w:val="0"/>
          <w:numId w:val="2"/>
        </w:numPr>
        <w:rPr>
          <w:b/>
          <w:bCs/>
        </w:rPr>
      </w:pPr>
      <w:r w:rsidRPr="008C3401">
        <w:rPr>
          <w:b/>
          <w:bCs/>
        </w:rPr>
        <w:t>Overall performance</w:t>
      </w:r>
    </w:p>
    <w:p w14:paraId="64CD2FFA" w14:textId="20858AA8" w:rsidR="008805F7" w:rsidRPr="00CE6E9E" w:rsidRDefault="00F7747E" w:rsidP="00B26EA9">
      <w:r>
        <w:t>F</w:t>
      </w:r>
      <w:r w:rsidR="005C0AAA">
        <w:t>igure</w:t>
      </w:r>
      <w:r w:rsidR="00D06648">
        <w:t xml:space="preserve"> 1</w:t>
      </w:r>
      <w:r>
        <w:t xml:space="preserve"> </w:t>
      </w:r>
      <w:r w:rsidR="005C0AAA">
        <w:t>outlines</w:t>
      </w:r>
      <w:r>
        <w:t xml:space="preserve"> the </w:t>
      </w:r>
      <w:r w:rsidR="00671007">
        <w:t>overall</w:t>
      </w:r>
      <w:r>
        <w:t xml:space="preserve"> performance</w:t>
      </w:r>
      <w:r w:rsidR="00671007">
        <w:t xml:space="preserve"> (in </w:t>
      </w:r>
      <w:proofErr w:type="spellStart"/>
      <w:r w:rsidR="00671007">
        <w:t>MFlops</w:t>
      </w:r>
      <w:proofErr w:type="spellEnd"/>
      <w:r w:rsidR="00671007">
        <w:t xml:space="preserve"> and time)</w:t>
      </w:r>
      <w:r w:rsidR="0037304B">
        <w:t xml:space="preserve"> for each </w:t>
      </w:r>
      <w:r w:rsidR="00671007">
        <w:t>benchmark</w:t>
      </w:r>
      <w:r w:rsidR="00F90F41">
        <w:t>, under both cached (Memory Mode) and non-cached (App Mode memory access)</w:t>
      </w:r>
      <w:r w:rsidR="00C64E58">
        <w:t xml:space="preserve"> for Optane</w:t>
      </w:r>
      <w:r w:rsidR="00671007">
        <w:t xml:space="preserve">. </w:t>
      </w:r>
      <w:r w:rsidR="00C64E58">
        <w:t>Note that the dataset is smaller than the L4 cache size (DRAM size) in Memory Mode.  The figure shows tha</w:t>
      </w:r>
      <w:r w:rsidR="00D53104">
        <w:t>t</w:t>
      </w:r>
      <w:r w:rsidR="00C64E58">
        <w:t xml:space="preserve"> when dataset is within </w:t>
      </w:r>
      <w:r w:rsidR="005F5AA2">
        <w:t xml:space="preserve">L4 </w:t>
      </w:r>
      <w:r w:rsidR="00355A8F">
        <w:t>(DRAM size in Optane Memory Mode)</w:t>
      </w:r>
      <w:r w:rsidR="005F5AA2">
        <w:t xml:space="preserve">, the Memory Mode performance is in par with DRAM performance for all </w:t>
      </w:r>
      <w:proofErr w:type="gramStart"/>
      <w:r w:rsidR="005F5AA2">
        <w:t>b</w:t>
      </w:r>
      <w:r w:rsidR="009F4CD1">
        <w:t>e</w:t>
      </w:r>
      <w:r w:rsidR="005F5AA2">
        <w:t>nchmark</w:t>
      </w:r>
      <w:proofErr w:type="gramEnd"/>
      <w:r w:rsidR="005F5AA2">
        <w:t>.</w:t>
      </w:r>
    </w:p>
    <w:p w14:paraId="69A3AF9F" w14:textId="77777777" w:rsidR="00D53104" w:rsidRDefault="00305317" w:rsidP="00D53104">
      <w:pPr>
        <w:keepNext/>
      </w:pPr>
      <w:r>
        <w:rPr>
          <w:noProof/>
        </w:rPr>
        <w:drawing>
          <wp:inline distT="0" distB="0" distL="0" distR="0" wp14:anchorId="7DC1B93E" wp14:editId="059369F2">
            <wp:extent cx="5943600" cy="1334135"/>
            <wp:effectExtent l="0" t="0" r="0" b="0"/>
            <wp:docPr id="3" name="Picture 3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825F" w14:textId="3F1DFA0E" w:rsidR="008805F7" w:rsidRPr="00B26EA9" w:rsidRDefault="00D53104" w:rsidP="00D53104">
      <w:pPr>
        <w:pStyle w:val="Caption"/>
        <w:rPr>
          <w:sz w:val="22"/>
          <w:szCs w:val="22"/>
        </w:rPr>
      </w:pPr>
      <w:r w:rsidRPr="00B26EA9">
        <w:rPr>
          <w:sz w:val="22"/>
          <w:szCs w:val="22"/>
        </w:rPr>
        <w:t xml:space="preserve">Figure </w:t>
      </w:r>
      <w:r w:rsidRPr="00B26EA9">
        <w:rPr>
          <w:sz w:val="22"/>
          <w:szCs w:val="22"/>
        </w:rPr>
        <w:fldChar w:fldCharType="begin"/>
      </w:r>
      <w:r w:rsidRPr="00B26EA9">
        <w:rPr>
          <w:sz w:val="22"/>
          <w:szCs w:val="22"/>
        </w:rPr>
        <w:instrText xml:space="preserve"> SEQ Figure \* ARABIC </w:instrText>
      </w:r>
      <w:r w:rsidRPr="00B26EA9">
        <w:rPr>
          <w:sz w:val="22"/>
          <w:szCs w:val="22"/>
        </w:rPr>
        <w:fldChar w:fldCharType="separate"/>
      </w:r>
      <w:r w:rsidR="001B5C11">
        <w:rPr>
          <w:noProof/>
          <w:sz w:val="22"/>
          <w:szCs w:val="22"/>
        </w:rPr>
        <w:t>1</w:t>
      </w:r>
      <w:r w:rsidRPr="00B26EA9">
        <w:rPr>
          <w:sz w:val="22"/>
          <w:szCs w:val="22"/>
        </w:rPr>
        <w:fldChar w:fldCharType="end"/>
      </w:r>
      <w:r w:rsidRPr="00B26EA9">
        <w:rPr>
          <w:sz w:val="22"/>
          <w:szCs w:val="22"/>
        </w:rPr>
        <w:t xml:space="preserve"> An overview of performance.</w:t>
      </w:r>
    </w:p>
    <w:p w14:paraId="73E16264" w14:textId="3E2502F5" w:rsidR="008805F7" w:rsidRDefault="00B26EA9" w:rsidP="008C2FB8">
      <w:r w:rsidRPr="00B26EA9">
        <w:t xml:space="preserve">However, </w:t>
      </w:r>
      <w:r>
        <w:t>using Non-cached (</w:t>
      </w:r>
      <w:r w:rsidRPr="00B26EA9">
        <w:t>App Direct Memory Access Mode</w:t>
      </w:r>
      <w:r>
        <w:t xml:space="preserve"> Optane)</w:t>
      </w:r>
      <w:r w:rsidRPr="00B26EA9">
        <w:t xml:space="preserve"> will experienced huge diverge</w:t>
      </w:r>
      <w:r>
        <w:t>nce</w:t>
      </w:r>
      <w:r w:rsidRPr="00B26EA9">
        <w:t xml:space="preserve"> in the performance </w:t>
      </w:r>
      <w:r>
        <w:t xml:space="preserve">among different benchmarks </w:t>
      </w:r>
      <w:r w:rsidRPr="00B26EA9">
        <w:t>compared with</w:t>
      </w:r>
      <w:r>
        <w:t xml:space="preserve"> DRAM.</w:t>
      </w:r>
      <w:r w:rsidR="00460B75">
        <w:t xml:space="preserve"> </w:t>
      </w:r>
      <w:r w:rsidR="0083602B">
        <w:t>Without any code change, the benchmark on “unstructured grid” and “FFT” performs the wors</w:t>
      </w:r>
      <w:r w:rsidR="00CD462F">
        <w:t xml:space="preserve">t compared with DRAM. </w:t>
      </w:r>
      <w:r w:rsidR="005C393C">
        <w:t xml:space="preserve">On the other end, the “N-Body” and “Structured Grid” barely see much </w:t>
      </w:r>
      <w:r w:rsidR="001664F5">
        <w:t xml:space="preserve">performance degrade when directly </w:t>
      </w:r>
      <w:r w:rsidR="0053179D">
        <w:t xml:space="preserve">setting the benchmark on non-cached Optane. </w:t>
      </w:r>
    </w:p>
    <w:p w14:paraId="5E8D73EF" w14:textId="77777777" w:rsidR="00B26EA9" w:rsidRDefault="008805F7" w:rsidP="00B26EA9">
      <w:pPr>
        <w:keepNext/>
      </w:pPr>
      <w:r>
        <w:rPr>
          <w:noProof/>
        </w:rPr>
        <w:drawing>
          <wp:inline distT="0" distB="0" distL="0" distR="0" wp14:anchorId="49598011" wp14:editId="1311E58B">
            <wp:extent cx="6766152" cy="1295400"/>
            <wp:effectExtent l="0" t="0" r="0" b="0"/>
            <wp:docPr id="17" name="Picture 1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511" cy="12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52C8" w14:textId="2BB950F2" w:rsidR="008805F7" w:rsidRDefault="00B26EA9" w:rsidP="00B26EA9">
      <w:pPr>
        <w:pStyle w:val="Caption"/>
        <w:rPr>
          <w:sz w:val="22"/>
          <w:szCs w:val="22"/>
        </w:rPr>
      </w:pPr>
      <w:r w:rsidRPr="00B26EA9">
        <w:rPr>
          <w:sz w:val="22"/>
          <w:szCs w:val="22"/>
        </w:rPr>
        <w:t xml:space="preserve">Table </w:t>
      </w:r>
      <w:r w:rsidRPr="00B26EA9">
        <w:rPr>
          <w:sz w:val="22"/>
          <w:szCs w:val="22"/>
        </w:rPr>
        <w:fldChar w:fldCharType="begin"/>
      </w:r>
      <w:r w:rsidRPr="00B26EA9">
        <w:rPr>
          <w:sz w:val="22"/>
          <w:szCs w:val="22"/>
        </w:rPr>
        <w:instrText xml:space="preserve"> SEQ Table \* ARABIC </w:instrText>
      </w:r>
      <w:r w:rsidRPr="00B26EA9">
        <w:rPr>
          <w:sz w:val="22"/>
          <w:szCs w:val="22"/>
        </w:rPr>
        <w:fldChar w:fldCharType="separate"/>
      </w:r>
      <w:r w:rsidRPr="00B26EA9">
        <w:rPr>
          <w:noProof/>
          <w:sz w:val="22"/>
          <w:szCs w:val="22"/>
        </w:rPr>
        <w:t>3</w:t>
      </w:r>
      <w:r w:rsidRPr="00B26EA9">
        <w:rPr>
          <w:sz w:val="22"/>
          <w:szCs w:val="22"/>
        </w:rPr>
        <w:fldChar w:fldCharType="end"/>
      </w:r>
      <w:r w:rsidRPr="00B26EA9">
        <w:rPr>
          <w:sz w:val="22"/>
          <w:szCs w:val="22"/>
        </w:rPr>
        <w:t xml:space="preserve"> Overall benchmark sensitivity for non-cached Optane</w:t>
      </w:r>
    </w:p>
    <w:p w14:paraId="31D390A5" w14:textId="4B9BC72B" w:rsidR="00D9474B" w:rsidRPr="00D9474B" w:rsidRDefault="00D9474B" w:rsidP="00D9474B">
      <w:pPr>
        <w:pStyle w:val="ListParagraph"/>
        <w:numPr>
          <w:ilvl w:val="0"/>
          <w:numId w:val="2"/>
        </w:numPr>
        <w:rPr>
          <w:b/>
          <w:bCs/>
        </w:rPr>
      </w:pPr>
      <w:r w:rsidRPr="00D9474B">
        <w:rPr>
          <w:b/>
          <w:bCs/>
        </w:rPr>
        <w:t xml:space="preserve">Memory Mode </w:t>
      </w:r>
      <w:r w:rsidR="00FF0EEE">
        <w:rPr>
          <w:b/>
          <w:bCs/>
        </w:rPr>
        <w:t xml:space="preserve">(Caching) </w:t>
      </w:r>
      <w:r w:rsidRPr="00D9474B">
        <w:rPr>
          <w:b/>
          <w:bCs/>
        </w:rPr>
        <w:t>Effect</w:t>
      </w:r>
    </w:p>
    <w:p w14:paraId="7F631ACB" w14:textId="4BDE7FA4" w:rsidR="00980003" w:rsidRDefault="00E713EA" w:rsidP="00980003">
      <w:r>
        <w:t>The</w:t>
      </w:r>
      <w:r w:rsidR="004B0028">
        <w:t xml:space="preserve"> much larger </w:t>
      </w:r>
      <w:r w:rsidR="000412A0">
        <w:t xml:space="preserve">capacity </w:t>
      </w:r>
      <w:r w:rsidR="004B0028">
        <w:t>per</w:t>
      </w:r>
      <w:r w:rsidR="000412A0">
        <w:t xml:space="preserve"> form factor, plus</w:t>
      </w:r>
      <w:r w:rsidR="00B167E3">
        <w:t xml:space="preserve"> </w:t>
      </w:r>
      <w:r w:rsidR="004B0028">
        <w:t>relatively cheap unit price</w:t>
      </w:r>
      <w:r w:rsidR="000412A0">
        <w:t xml:space="preserve"> </w:t>
      </w:r>
      <w:r w:rsidR="00DC0010">
        <w:t>and no code change makes</w:t>
      </w:r>
      <w:r w:rsidR="004B0028">
        <w:t xml:space="preserve"> Optane </w:t>
      </w:r>
      <w:r w:rsidR="00DC0010">
        <w:t>Memory Mode a very handy and attractive</w:t>
      </w:r>
      <w:r w:rsidR="000A56A6">
        <w:t xml:space="preserve"> scaling method in adapting Optane for HPC.</w:t>
      </w:r>
      <w:r w:rsidR="00DC0010">
        <w:t xml:space="preserve"> </w:t>
      </w:r>
      <w:r w:rsidR="000A56A6">
        <w:t xml:space="preserve">This </w:t>
      </w:r>
      <w:r w:rsidR="000A56A6">
        <w:lastRenderedPageBreak/>
        <w:t>makes the s</w:t>
      </w:r>
      <w:r w:rsidR="00430303">
        <w:t>caling the dataset bigger than the L4 DRAM for Memory Mode Optane usage is a</w:t>
      </w:r>
      <w:r w:rsidR="002D3ED1">
        <w:t>n important</w:t>
      </w:r>
      <w:r w:rsidR="00430303">
        <w:t xml:space="preserve"> test to </w:t>
      </w:r>
      <w:r w:rsidR="00780964">
        <w:t>evaluate the</w:t>
      </w:r>
      <w:r w:rsidR="000F343A">
        <w:t xml:space="preserve"> </w:t>
      </w:r>
      <w:proofErr w:type="spellStart"/>
      <w:r w:rsidR="00C5270D">
        <w:t>hand</w:t>
      </w:r>
      <w:r w:rsidR="000F343A">
        <w:t>ies</w:t>
      </w:r>
      <w:proofErr w:type="spellEnd"/>
      <w:r w:rsidR="00C5270D">
        <w:t xml:space="preserve"> Optane use case to boost “large memory” for HPC performance enhancement. </w:t>
      </w:r>
    </w:p>
    <w:p w14:paraId="65D84998" w14:textId="5DB4DD77" w:rsidR="000F343A" w:rsidRPr="00980003" w:rsidRDefault="000F343A" w:rsidP="00980003">
      <w:r>
        <w:t xml:space="preserve">Figure 2 shows </w:t>
      </w:r>
      <w:r w:rsidR="00906E3D">
        <w:t>the</w:t>
      </w:r>
      <w:r w:rsidR="00586C51">
        <w:t xml:space="preserve"> Memory Mode Optane’s</w:t>
      </w:r>
      <w:r w:rsidR="00906E3D">
        <w:t xml:space="preserve"> performance</w:t>
      </w:r>
      <w:r>
        <w:t xml:space="preserve"> for three </w:t>
      </w:r>
      <w:r w:rsidR="007F4F5E">
        <w:t>benchmark</w:t>
      </w:r>
      <w:r w:rsidR="007A74DA">
        <w:t>s</w:t>
      </w:r>
      <w:r w:rsidR="007F4F5E">
        <w:t xml:space="preserve">, </w:t>
      </w:r>
      <w:proofErr w:type="spellStart"/>
      <w:r>
        <w:t>SuperL</w:t>
      </w:r>
      <w:r w:rsidR="009433C8">
        <w:t>U</w:t>
      </w:r>
      <w:proofErr w:type="spellEnd"/>
      <w:r>
        <w:t xml:space="preserve">, </w:t>
      </w:r>
      <w:proofErr w:type="spellStart"/>
      <w:r>
        <w:t>BoxLib</w:t>
      </w:r>
      <w:proofErr w:type="spellEnd"/>
      <w:r>
        <w:t xml:space="preserve"> and </w:t>
      </w:r>
      <w:proofErr w:type="spellStart"/>
      <w:r>
        <w:t>Hypre</w:t>
      </w:r>
      <w:proofErr w:type="spellEnd"/>
      <w:r w:rsidR="00453964">
        <w:t>.</w:t>
      </w:r>
      <w:r w:rsidR="007F4F5E">
        <w:t xml:space="preserve"> </w:t>
      </w:r>
      <w:r w:rsidR="00453964">
        <w:t>W</w:t>
      </w:r>
      <w:r w:rsidR="007F4F5E">
        <w:t xml:space="preserve">hen dataset size is bigger than L4 DRAM size, the </w:t>
      </w:r>
      <w:r w:rsidR="003350E9">
        <w:t xml:space="preserve">cached effect of </w:t>
      </w:r>
      <w:r w:rsidR="00020A14">
        <w:t>NVM</w:t>
      </w:r>
      <w:r w:rsidR="007F4F5E">
        <w:t xml:space="preserve"> is still there, even it is degrading with </w:t>
      </w:r>
      <w:r w:rsidR="00F563A6">
        <w:t xml:space="preserve">size increasing. </w:t>
      </w:r>
      <w:r w:rsidR="005F1B68">
        <w:t>It is easy to tell that</w:t>
      </w:r>
      <w:r w:rsidR="00934C10">
        <w:t xml:space="preserve"> </w:t>
      </w:r>
      <w:proofErr w:type="spellStart"/>
      <w:r w:rsidR="00554AFA">
        <w:t>SuperLU</w:t>
      </w:r>
      <w:proofErr w:type="spellEnd"/>
      <w:r w:rsidR="00554AFA">
        <w:t xml:space="preserve"> takes a good advantage of L4 cache and does</w:t>
      </w:r>
      <w:r w:rsidR="00453964">
        <w:t xml:space="preserve"> not</w:t>
      </w:r>
      <w:r w:rsidR="00554AFA">
        <w:t xml:space="preserve"> see much performance degra</w:t>
      </w:r>
      <w:r w:rsidR="00D42CB0">
        <w:t xml:space="preserve">dation when data size increase way beyond L4. However, for </w:t>
      </w:r>
      <w:proofErr w:type="spellStart"/>
      <w:r w:rsidR="00D42CB0">
        <w:t>BoxLib</w:t>
      </w:r>
      <w:proofErr w:type="spellEnd"/>
      <w:r w:rsidR="00262F56">
        <w:t xml:space="preserve"> and </w:t>
      </w:r>
      <w:proofErr w:type="spellStart"/>
      <w:r w:rsidR="00262F56">
        <w:t>Hypre</w:t>
      </w:r>
      <w:proofErr w:type="spellEnd"/>
      <w:r w:rsidR="000311D3">
        <w:t xml:space="preserve">, </w:t>
      </w:r>
      <w:r w:rsidR="00262F56">
        <w:t xml:space="preserve">there are different </w:t>
      </w:r>
      <w:r w:rsidR="00FE139D">
        <w:t>level of performance drop when dataset is bigger than L4 DRAM size.</w:t>
      </w:r>
    </w:p>
    <w:p w14:paraId="0070374A" w14:textId="004D7DA8" w:rsidR="00150100" w:rsidRDefault="00305317" w:rsidP="009E57BE">
      <w:pPr>
        <w:keepNext/>
      </w:pPr>
      <w:r>
        <w:rPr>
          <w:noProof/>
        </w:rPr>
        <w:drawing>
          <wp:inline distT="0" distB="0" distL="0" distR="0" wp14:anchorId="017DC91F" wp14:editId="348CAAEA">
            <wp:extent cx="5943600" cy="1375410"/>
            <wp:effectExtent l="0" t="0" r="0" b="0"/>
            <wp:docPr id="5" name="Picture 5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B414" w14:textId="51979E7A" w:rsidR="009E57BE" w:rsidRDefault="009E57BE" w:rsidP="009E57BE">
      <w:pPr>
        <w:pStyle w:val="Caption"/>
      </w:pPr>
      <w:r>
        <w:t xml:space="preserve">Figure </w:t>
      </w:r>
      <w:fldSimple w:instr=" SEQ Figure \* ARABIC ">
        <w:r w:rsidR="001B5C11">
          <w:rPr>
            <w:noProof/>
          </w:rPr>
          <w:t>2</w:t>
        </w:r>
      </w:fldSimple>
      <w:r>
        <w:t xml:space="preserve"> Speed of certain benchmark, cached vs non-cached NVM.</w:t>
      </w:r>
    </w:p>
    <w:p w14:paraId="409A4D94" w14:textId="77777777" w:rsidR="0003524F" w:rsidRDefault="00142C0F" w:rsidP="0003524F">
      <w:pPr>
        <w:keepNext/>
      </w:pPr>
      <w:r>
        <w:rPr>
          <w:noProof/>
        </w:rPr>
        <w:drawing>
          <wp:inline distT="0" distB="0" distL="0" distR="0" wp14:anchorId="1269F545" wp14:editId="49E88888">
            <wp:extent cx="4037494" cy="242697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341" cy="243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3E0AD8" w14:textId="69CC4054" w:rsidR="00150100" w:rsidRDefault="0003524F" w:rsidP="0003524F">
      <w:pPr>
        <w:pStyle w:val="Caption"/>
      </w:pPr>
      <w:r>
        <w:t xml:space="preserve">Figure </w:t>
      </w:r>
      <w:fldSimple w:instr=" SEQ Figure \* ARABIC ">
        <w:r w:rsidR="001B5C11">
          <w:rPr>
            <w:noProof/>
          </w:rPr>
          <w:t>3</w:t>
        </w:r>
      </w:fldSimple>
      <w:r>
        <w:t xml:space="preserve"> Performance Ratio from cached NVM to DRAM (speculative from othe</w:t>
      </w:r>
      <w:ins w:id="1" w:author="Chaohong Hu" w:date="2021-05-24T18:02:00Z">
        <w:r w:rsidR="007C6A3E">
          <w:t>r</w:t>
        </w:r>
      </w:ins>
      <w:r>
        <w:t xml:space="preserve"> result)</w:t>
      </w:r>
    </w:p>
    <w:p w14:paraId="00A773CE" w14:textId="58A9E4B1" w:rsidR="0003524F" w:rsidRDefault="0003524F" w:rsidP="0003524F">
      <w:r>
        <w:t>Figure 3 is a speculative performance ratio</w:t>
      </w:r>
      <w:r w:rsidR="00FE139D">
        <w:t xml:space="preserve"> from </w:t>
      </w:r>
      <w:r w:rsidR="00953841">
        <w:t>Optane Memory Mode</w:t>
      </w:r>
      <w:r>
        <w:t xml:space="preserve"> compared with </w:t>
      </w:r>
      <w:r w:rsidR="007A2E9C">
        <w:t xml:space="preserve">DRAM. </w:t>
      </w:r>
      <w:r w:rsidR="00934C10">
        <w:t>F</w:t>
      </w:r>
      <w:r w:rsidR="007A2E9C">
        <w:t xml:space="preserve">or both </w:t>
      </w:r>
      <w:proofErr w:type="spellStart"/>
      <w:r w:rsidR="007A2E9C">
        <w:t>BoxLib</w:t>
      </w:r>
      <w:proofErr w:type="spellEnd"/>
      <w:r w:rsidR="007A2E9C">
        <w:t xml:space="preserve"> and </w:t>
      </w:r>
      <w:proofErr w:type="spellStart"/>
      <w:r w:rsidR="007A2E9C">
        <w:t>Hypre</w:t>
      </w:r>
      <w:proofErr w:type="spellEnd"/>
      <w:r w:rsidR="007A2E9C">
        <w:t xml:space="preserve">, the </w:t>
      </w:r>
      <w:r w:rsidR="008265F4">
        <w:t>performance</w:t>
      </w:r>
      <w:r w:rsidR="00FE139D">
        <w:t xml:space="preserve"> drop </w:t>
      </w:r>
      <w:r w:rsidR="008265F4">
        <w:t xml:space="preserve">to half of the or less of that from DRAM when dataset is </w:t>
      </w:r>
      <w:r w:rsidR="00E049A8">
        <w:t xml:space="preserve">far </w:t>
      </w:r>
      <w:r w:rsidR="008265F4">
        <w:t xml:space="preserve">exceeding the DRAM size. However, the </w:t>
      </w:r>
      <w:r w:rsidR="00E049A8">
        <w:t>number</w:t>
      </w:r>
      <w:r w:rsidR="008265F4">
        <w:t xml:space="preserve"> </w:t>
      </w:r>
      <w:r w:rsidR="00E049A8">
        <w:t>must be</w:t>
      </w:r>
      <w:r w:rsidR="008265F4">
        <w:t xml:space="preserve"> taken with salt and wit </w:t>
      </w:r>
      <w:r w:rsidR="00E049A8">
        <w:t>as well</w:t>
      </w:r>
      <w:r w:rsidR="008265F4">
        <w:t xml:space="preserve">. Note that for the </w:t>
      </w:r>
      <w:r w:rsidR="00FF4CE3">
        <w:t xml:space="preserve">HPC case targeting huge data that is </w:t>
      </w:r>
      <w:r w:rsidR="00CF2B1C">
        <w:t>beyond</w:t>
      </w:r>
      <w:r w:rsidR="00FF4CE3">
        <w:t xml:space="preserve"> memory</w:t>
      </w:r>
      <w:r w:rsidR="005A34A2">
        <w:t xml:space="preserve"> </w:t>
      </w:r>
      <w:r w:rsidR="00CF2B1C">
        <w:t>size, the overall performance is not limited by DRAM bandwidth but by IO</w:t>
      </w:r>
      <w:r w:rsidR="00BE4DC6">
        <w:t>, which can greatly reduce the overall performance. T</w:t>
      </w:r>
      <w:r w:rsidR="00EF7CEA">
        <w:t>he “large memory” provided by Optane Memory Mode</w:t>
      </w:r>
      <w:r w:rsidR="00E12CE0">
        <w:t>,</w:t>
      </w:r>
      <w:r w:rsidR="00FF4CE3">
        <w:t xml:space="preserve"> </w:t>
      </w:r>
      <w:r w:rsidR="00E122D2">
        <w:t xml:space="preserve">even </w:t>
      </w:r>
      <w:r w:rsidR="00E12CE0">
        <w:t xml:space="preserve">at the </w:t>
      </w:r>
      <w:r w:rsidR="00E122D2">
        <w:t>half</w:t>
      </w:r>
      <w:r w:rsidR="00E12CE0">
        <w:t xml:space="preserve"> or less </w:t>
      </w:r>
      <w:r w:rsidR="00E122D2">
        <w:t>of the DRAM</w:t>
      </w:r>
      <w:r w:rsidR="00BE4DC6">
        <w:t xml:space="preserve"> throughput</w:t>
      </w:r>
      <w:r w:rsidR="00E12CE0">
        <w:t>,</w:t>
      </w:r>
      <w:r w:rsidR="00E122D2">
        <w:t xml:space="preserve"> is still a huge boost</w:t>
      </w:r>
      <w:r w:rsidR="005A34A2">
        <w:t xml:space="preserve"> </w:t>
      </w:r>
      <w:r w:rsidR="00E12CE0">
        <w:t xml:space="preserve">for the overall performance for the data service. </w:t>
      </w:r>
      <w:r w:rsidR="00BE4DC6">
        <w:t xml:space="preserve">From this perspective, an </w:t>
      </w:r>
      <w:r w:rsidR="0091022C">
        <w:t xml:space="preserve">end-to-end running of the same benchmark with the same dataset size on DRAM vs </w:t>
      </w:r>
      <w:r w:rsidR="005F0A61">
        <w:t>cached NVM will make more sense.</w:t>
      </w:r>
    </w:p>
    <w:p w14:paraId="55F805BD" w14:textId="2700FCD4" w:rsidR="005F0A61" w:rsidRDefault="005F0A61" w:rsidP="0003524F"/>
    <w:p w14:paraId="6BF00A55" w14:textId="77777777" w:rsidR="005F0A61" w:rsidRPr="0003524F" w:rsidRDefault="005F0A61" w:rsidP="0003524F"/>
    <w:p w14:paraId="68A5DF87" w14:textId="77777777" w:rsidR="0003524F" w:rsidRPr="00150100" w:rsidRDefault="0003524F" w:rsidP="00150100"/>
    <w:p w14:paraId="1088BA50" w14:textId="77777777" w:rsidR="00E900B8" w:rsidRDefault="00305317" w:rsidP="00E900B8">
      <w:pPr>
        <w:keepNext/>
      </w:pPr>
      <w:r>
        <w:rPr>
          <w:noProof/>
        </w:rPr>
        <w:drawing>
          <wp:inline distT="0" distB="0" distL="0" distR="0" wp14:anchorId="0512D69E" wp14:editId="2CB8840E">
            <wp:extent cx="3543607" cy="1646063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0498" w14:textId="386F2428" w:rsidR="00C77CAF" w:rsidRDefault="00E900B8" w:rsidP="00CE57A6">
      <w:pPr>
        <w:pStyle w:val="Caption"/>
      </w:pPr>
      <w:r>
        <w:t xml:space="preserve">Figure </w:t>
      </w:r>
      <w:fldSimple w:instr=" SEQ Figure \* ARABIC ">
        <w:r w:rsidR="001B5C11">
          <w:rPr>
            <w:noProof/>
          </w:rPr>
          <w:t>4</w:t>
        </w:r>
      </w:fldSimple>
      <w:r>
        <w:t xml:space="preserve"> </w:t>
      </w:r>
      <w:proofErr w:type="spellStart"/>
      <w:r>
        <w:t>Hypre's</w:t>
      </w:r>
      <w:proofErr w:type="spellEnd"/>
      <w:r>
        <w:t xml:space="preserve"> read/write throughput on cached NVM vs </w:t>
      </w:r>
      <w:proofErr w:type="gramStart"/>
      <w:r>
        <w:t>DRAM</w:t>
      </w:r>
      <w:proofErr w:type="gramEnd"/>
    </w:p>
    <w:p w14:paraId="15373829" w14:textId="20A0B68C" w:rsidR="00E900B8" w:rsidRDefault="00E900B8" w:rsidP="00E900B8">
      <w:r>
        <w:t xml:space="preserve">Figure 4 </w:t>
      </w:r>
      <w:r w:rsidR="0043245A">
        <w:t>s</w:t>
      </w:r>
      <w:r>
        <w:t xml:space="preserve">hows </w:t>
      </w:r>
      <w:proofErr w:type="spellStart"/>
      <w:r w:rsidR="00D323A4">
        <w:t>Hypre’s</w:t>
      </w:r>
      <w:proofErr w:type="spellEnd"/>
      <w:r w:rsidR="00D323A4">
        <w:t xml:space="preserve"> performance on read &amp; write throughput over cached NVM and </w:t>
      </w:r>
      <w:proofErr w:type="gramStart"/>
      <w:r w:rsidR="00D323A4">
        <w:t>DRAM</w:t>
      </w:r>
      <w:proofErr w:type="gramEnd"/>
      <w:r w:rsidR="00D323A4">
        <w:t xml:space="preserve"> respectively. </w:t>
      </w:r>
      <w:r w:rsidR="00396180">
        <w:t xml:space="preserve">It is interesting to tell that </w:t>
      </w:r>
      <w:r w:rsidR="00C0530A">
        <w:t xml:space="preserve">the </w:t>
      </w:r>
      <w:r w:rsidR="00B96067">
        <w:t xml:space="preserve">read throughput of </w:t>
      </w:r>
      <w:proofErr w:type="spellStart"/>
      <w:r w:rsidR="00B96067">
        <w:t>Hypre</w:t>
      </w:r>
      <w:proofErr w:type="spellEnd"/>
      <w:r w:rsidR="00B96067">
        <w:t xml:space="preserve"> </w:t>
      </w:r>
      <w:r w:rsidR="007F0531">
        <w:t xml:space="preserve">in </w:t>
      </w:r>
      <w:r w:rsidR="00B96067">
        <w:t xml:space="preserve">Memory-Mode is about 30% lower than </w:t>
      </w:r>
      <w:r w:rsidR="00CE57A6">
        <w:t xml:space="preserve">that </w:t>
      </w:r>
      <w:r w:rsidR="00B96067">
        <w:t>on DRAM. That matches with the</w:t>
      </w:r>
      <w:r w:rsidR="0062208D">
        <w:t xml:space="preserve"> result in Figure 1</w:t>
      </w:r>
      <w:r w:rsidR="00F077CC">
        <w:t xml:space="preserve"> for the overall performance. It shows that </w:t>
      </w:r>
      <w:proofErr w:type="spellStart"/>
      <w:r w:rsidR="004A4C7F">
        <w:t>Hypre</w:t>
      </w:r>
      <w:proofErr w:type="spellEnd"/>
      <w:r w:rsidR="004A4C7F">
        <w:t xml:space="preserve"> </w:t>
      </w:r>
      <w:r w:rsidR="001A580C">
        <w:t>i</w:t>
      </w:r>
      <w:r w:rsidR="004A4C7F">
        <w:t>s read intensive</w:t>
      </w:r>
      <w:r w:rsidR="0036137A">
        <w:t xml:space="preserve"> and overall perf</w:t>
      </w:r>
      <w:r w:rsidR="004A4C7F">
        <w:t xml:space="preserve"> was bounded by read throughput. </w:t>
      </w:r>
      <w:proofErr w:type="gramStart"/>
      <w:r w:rsidR="0036137A">
        <w:t>However,  its</w:t>
      </w:r>
      <w:proofErr w:type="gramEnd"/>
      <w:r w:rsidR="004A4C7F">
        <w:t xml:space="preserve"> read throughput was bounded by </w:t>
      </w:r>
      <w:r w:rsidR="008D2E1F">
        <w:t>cache hit rate and cache replacement rate.</w:t>
      </w:r>
      <w:r w:rsidR="00CE57A6">
        <w:t xml:space="preserve"> </w:t>
      </w:r>
      <w:r w:rsidR="00B96067">
        <w:t xml:space="preserve"> </w:t>
      </w:r>
      <w:r w:rsidR="0062208D" w:rsidRPr="0062208D">
        <w:t xml:space="preserve">The write throughput, however, is even more than DRAM. </w:t>
      </w:r>
      <w:r w:rsidR="00196C53">
        <w:t>T</w:t>
      </w:r>
      <w:r w:rsidR="0062208D" w:rsidRPr="0062208D">
        <w:t>his extra traffic is for filling up the cache-line replaced read data from NVM for read.</w:t>
      </w:r>
      <w:r w:rsidR="00196C53">
        <w:t xml:space="preserve"> It is also the traffic that bounded the read throughput. </w:t>
      </w:r>
    </w:p>
    <w:p w14:paraId="7D9DA60D" w14:textId="006F1A5D" w:rsidR="00D9474B" w:rsidRPr="009C13A1" w:rsidRDefault="009C13A1" w:rsidP="009C13A1">
      <w:pPr>
        <w:pStyle w:val="ListParagraph"/>
        <w:numPr>
          <w:ilvl w:val="0"/>
          <w:numId w:val="2"/>
        </w:numPr>
        <w:rPr>
          <w:b/>
          <w:bCs/>
        </w:rPr>
      </w:pPr>
      <w:r w:rsidRPr="009C13A1">
        <w:rPr>
          <w:b/>
          <w:bCs/>
        </w:rPr>
        <w:t>Write Throttle</w:t>
      </w:r>
    </w:p>
    <w:p w14:paraId="75A59B93" w14:textId="77777777" w:rsidR="009C13A1" w:rsidRDefault="00305317" w:rsidP="009C13A1">
      <w:pPr>
        <w:keepNext/>
      </w:pPr>
      <w:r>
        <w:rPr>
          <w:noProof/>
        </w:rPr>
        <w:drawing>
          <wp:inline distT="0" distB="0" distL="0" distR="0" wp14:anchorId="3EC08EC9" wp14:editId="08E5BB22">
            <wp:extent cx="5943600" cy="2799715"/>
            <wp:effectExtent l="0" t="0" r="0" b="635"/>
            <wp:docPr id="7" name="Picture 7" descr="Graphical user interface, chart, application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chart, application, scatter char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4585" w14:textId="4A80E77A" w:rsidR="009C13A1" w:rsidRDefault="009C13A1" w:rsidP="009C13A1">
      <w:pPr>
        <w:pStyle w:val="Caption"/>
      </w:pPr>
      <w:r>
        <w:t xml:space="preserve">Figure </w:t>
      </w:r>
      <w:fldSimple w:instr=" SEQ Figure \* ARABIC ">
        <w:r w:rsidR="001B5C11">
          <w:rPr>
            <w:noProof/>
          </w:rPr>
          <w:t>5</w:t>
        </w:r>
      </w:fldSimple>
      <w:r>
        <w:t xml:space="preserve"> Write Throttling change dominant computation </w:t>
      </w:r>
      <w:proofErr w:type="gramStart"/>
      <w:r>
        <w:t>phase</w:t>
      </w:r>
      <w:proofErr w:type="gramEnd"/>
    </w:p>
    <w:p w14:paraId="6CA2A372" w14:textId="77777777" w:rsidR="008A32E1" w:rsidRDefault="00C33526" w:rsidP="00C33526">
      <w:r>
        <w:t>The “write throttle” indicat</w:t>
      </w:r>
      <w:r w:rsidR="003B2825">
        <w:t>es</w:t>
      </w:r>
      <w:r>
        <w:t xml:space="preserve"> the</w:t>
      </w:r>
      <w:r w:rsidR="002E31BF">
        <w:t xml:space="preserve"> potential long latency of NVM write’s impact to </w:t>
      </w:r>
      <w:r w:rsidR="0098759F">
        <w:t>benchmark. The “write throttle</w:t>
      </w:r>
      <w:r w:rsidR="007C52E7">
        <w:t>”</w:t>
      </w:r>
      <w:r w:rsidR="0098759F">
        <w:t xml:space="preserve"> effect is well reflected in </w:t>
      </w:r>
      <w:proofErr w:type="spellStart"/>
      <w:r w:rsidR="0098759F">
        <w:t>Laghos</w:t>
      </w:r>
      <w:proofErr w:type="spellEnd"/>
      <w:r w:rsidR="0098759F">
        <w:t xml:space="preserve"> vs </w:t>
      </w:r>
      <w:proofErr w:type="spellStart"/>
      <w:r w:rsidR="0098759F">
        <w:t>SuperLU</w:t>
      </w:r>
      <w:proofErr w:type="spellEnd"/>
      <w:r w:rsidR="0098759F">
        <w:t xml:space="preserve">. </w:t>
      </w:r>
      <w:r w:rsidR="00DF3AB0">
        <w:t xml:space="preserve">In </w:t>
      </w:r>
      <w:proofErr w:type="spellStart"/>
      <w:r w:rsidR="00DF3AB0">
        <w:t>Laghos</w:t>
      </w:r>
      <w:proofErr w:type="spellEnd"/>
      <w:r w:rsidR="00DF3AB0">
        <w:t>, the</w:t>
      </w:r>
      <w:r w:rsidR="007C52E7">
        <w:t xml:space="preserve"> first phase</w:t>
      </w:r>
      <w:r w:rsidR="00042CC6">
        <w:t xml:space="preserve"> takes around 20% of </w:t>
      </w:r>
      <w:r w:rsidR="000F391C">
        <w:t xml:space="preserve">execution </w:t>
      </w:r>
      <w:r w:rsidR="00042CC6">
        <w:t xml:space="preserve">time in both DRAM and </w:t>
      </w:r>
      <w:proofErr w:type="spellStart"/>
      <w:r w:rsidR="00042CC6">
        <w:t>uncached</w:t>
      </w:r>
      <w:proofErr w:type="spellEnd"/>
      <w:r w:rsidR="00042CC6">
        <w:t xml:space="preserve"> NVM. And the </w:t>
      </w:r>
      <w:r w:rsidR="00B652E0">
        <w:t xml:space="preserve">throughput ratio between read and write </w:t>
      </w:r>
      <w:r w:rsidR="00B652E0">
        <w:lastRenderedPageBreak/>
        <w:t xml:space="preserve">are essentially the same. This means that the benchmark is not write </w:t>
      </w:r>
      <w:proofErr w:type="gramStart"/>
      <w:r w:rsidR="00B652E0">
        <w:t>bounded</w:t>
      </w:r>
      <w:r w:rsidR="008A32E1">
        <w:t>, and</w:t>
      </w:r>
      <w:proofErr w:type="gramEnd"/>
      <w:r w:rsidR="008A32E1">
        <w:t xml:space="preserve"> is more ideal for running on NVM. </w:t>
      </w:r>
    </w:p>
    <w:p w14:paraId="60593786" w14:textId="29678943" w:rsidR="00C33526" w:rsidRPr="00C33526" w:rsidRDefault="008A32E1" w:rsidP="00C33526">
      <w:proofErr w:type="spellStart"/>
      <w:r>
        <w:t>SuperLU</w:t>
      </w:r>
      <w:proofErr w:type="spellEnd"/>
      <w:r>
        <w:t xml:space="preserve"> is different. </w:t>
      </w:r>
      <w:r w:rsidR="000A57A7">
        <w:t xml:space="preserve">The </w:t>
      </w:r>
      <w:r w:rsidR="001B68BC">
        <w:t>heavy write traffic</w:t>
      </w:r>
      <w:r w:rsidR="000A57A7">
        <w:t xml:space="preserve"> not only holds up the read</w:t>
      </w:r>
      <w:r w:rsidR="00EF5B52">
        <w:t>, which is reflected in lower than same ratio of read throughput compared with DRAM, it also</w:t>
      </w:r>
      <w:r w:rsidR="001B68BC">
        <w:t xml:space="preserve"> </w:t>
      </w:r>
      <w:r w:rsidR="000A57A7">
        <w:t xml:space="preserve">greatly </w:t>
      </w:r>
      <w:proofErr w:type="gramStart"/>
      <w:r w:rsidR="000A57A7">
        <w:t>extend</w:t>
      </w:r>
      <w:proofErr w:type="gramEnd"/>
      <w:r w:rsidR="00C52AF0">
        <w:t xml:space="preserve"> the phase one run</w:t>
      </w:r>
      <w:r w:rsidR="000A57A7">
        <w:t xml:space="preserve"> time. </w:t>
      </w:r>
      <w:r w:rsidR="001B68BC">
        <w:t xml:space="preserve"> </w:t>
      </w:r>
      <w:r w:rsidR="00EF5B52">
        <w:t xml:space="preserve">Such type of </w:t>
      </w:r>
      <w:r w:rsidR="00FF0EEE">
        <w:t>HPC application does not fit to run on non-cache NVM.</w:t>
      </w:r>
    </w:p>
    <w:p w14:paraId="454F99A0" w14:textId="4A908DDB" w:rsidR="009C13A1" w:rsidRDefault="00C575DA" w:rsidP="00C575DA">
      <w:pPr>
        <w:pStyle w:val="ListParagraph"/>
        <w:numPr>
          <w:ilvl w:val="0"/>
          <w:numId w:val="2"/>
        </w:numPr>
        <w:rPr>
          <w:b/>
          <w:bCs/>
        </w:rPr>
      </w:pPr>
      <w:r w:rsidRPr="00C575DA">
        <w:rPr>
          <w:b/>
          <w:bCs/>
        </w:rPr>
        <w:t>Concurrency Contention</w:t>
      </w:r>
    </w:p>
    <w:p w14:paraId="2BE986F4" w14:textId="77777777" w:rsidR="00D335FE" w:rsidRDefault="00305317" w:rsidP="00D335FE">
      <w:pPr>
        <w:keepNext/>
      </w:pPr>
      <w:r>
        <w:rPr>
          <w:noProof/>
        </w:rPr>
        <w:drawing>
          <wp:inline distT="0" distB="0" distL="0" distR="0" wp14:anchorId="20BD9CC3" wp14:editId="795C8996">
            <wp:extent cx="3486452" cy="15241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452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1569" w14:textId="1BBFFA0C" w:rsidR="00D335FE" w:rsidRDefault="00D335FE" w:rsidP="00D335FE">
      <w:pPr>
        <w:pStyle w:val="Caption"/>
      </w:pPr>
      <w:r>
        <w:t xml:space="preserve">Figure </w:t>
      </w:r>
      <w:fldSimple w:instr=" SEQ Figure \* ARABIC ">
        <w:r w:rsidR="001B5C11">
          <w:rPr>
            <w:noProof/>
          </w:rPr>
          <w:t>6</w:t>
        </w:r>
      </w:fldSimple>
      <w:r>
        <w:t xml:space="preserve"> Scaling Ratio for three modes.</w:t>
      </w:r>
    </w:p>
    <w:p w14:paraId="55F0BEAB" w14:textId="71FB4DCE" w:rsidR="002067D7" w:rsidRDefault="002067D7" w:rsidP="002067D7">
      <w:r>
        <w:t xml:space="preserve">Figure 6 shows that </w:t>
      </w:r>
      <w:r w:rsidR="00253386">
        <w:t xml:space="preserve">the scaling impact to the overall performance. The performance above red-dash-line indicates that adding more thread and concurrency helps the performance. As shown in </w:t>
      </w:r>
      <w:r w:rsidR="00435413">
        <w:t xml:space="preserve">the </w:t>
      </w:r>
      <w:r w:rsidR="00253386">
        <w:t xml:space="preserve">figure, the HACC and </w:t>
      </w:r>
      <w:proofErr w:type="spellStart"/>
      <w:r w:rsidR="00253386">
        <w:t>XSBench</w:t>
      </w:r>
      <w:proofErr w:type="spellEnd"/>
      <w:r w:rsidR="00253386">
        <w:t xml:space="preserve"> gains the most</w:t>
      </w:r>
      <w:r w:rsidR="00535011">
        <w:t xml:space="preserve">, with </w:t>
      </w:r>
      <w:r w:rsidR="00725027">
        <w:t>25% to</w:t>
      </w:r>
      <w:r w:rsidR="00535011">
        <w:t xml:space="preserve"> 40% gain</w:t>
      </w:r>
      <w:r w:rsidR="00725027">
        <w:t xml:space="preserve"> each respective</w:t>
      </w:r>
      <w:r w:rsidR="00253386">
        <w:t>. However, it</w:t>
      </w:r>
      <w:r w:rsidR="00725027">
        <w:t xml:space="preserve"> also</w:t>
      </w:r>
      <w:r w:rsidR="00253386">
        <w:t xml:space="preserve"> show</w:t>
      </w:r>
      <w:r w:rsidR="00725027">
        <w:t>s</w:t>
      </w:r>
      <w:r w:rsidR="00253386">
        <w:t xml:space="preserve"> that </w:t>
      </w:r>
      <w:r w:rsidR="00551EDA">
        <w:t xml:space="preserve">for certain </w:t>
      </w:r>
      <w:r w:rsidR="00886AD4">
        <w:t xml:space="preserve">application, the performance gap between DRAM and Optane only is minimum, such as HACC </w:t>
      </w:r>
      <w:proofErr w:type="spellStart"/>
      <w:r w:rsidR="00BE2E82">
        <w:t>Laghos</w:t>
      </w:r>
      <w:proofErr w:type="spellEnd"/>
      <w:r w:rsidR="00BE2E82">
        <w:t xml:space="preserve"> </w:t>
      </w:r>
      <w:r w:rsidR="00886AD4">
        <w:t xml:space="preserve">and </w:t>
      </w:r>
      <w:proofErr w:type="spellStart"/>
      <w:r w:rsidR="00886AD4">
        <w:t>Sca</w:t>
      </w:r>
      <w:r w:rsidR="00BC767D">
        <w:t>LaPack</w:t>
      </w:r>
      <w:proofErr w:type="spellEnd"/>
      <w:r w:rsidR="00BC767D">
        <w:t>.</w:t>
      </w:r>
      <w:r w:rsidR="00BE2E82">
        <w:t xml:space="preserve"> For certain application</w:t>
      </w:r>
      <w:r w:rsidR="00026F36">
        <w:t xml:space="preserve"> such as FFT, </w:t>
      </w:r>
      <w:r w:rsidR="00BE2E82">
        <w:t xml:space="preserve">the performance hits the wall. </w:t>
      </w:r>
      <w:r w:rsidR="004A095C">
        <w:t xml:space="preserve">The overall performance drops 40%. </w:t>
      </w:r>
    </w:p>
    <w:p w14:paraId="103D30E3" w14:textId="77777777" w:rsidR="001B5C11" w:rsidRDefault="001B5C11" w:rsidP="001B5C11">
      <w:pPr>
        <w:keepNext/>
      </w:pPr>
      <w:r>
        <w:rPr>
          <w:noProof/>
        </w:rPr>
        <w:drawing>
          <wp:inline distT="0" distB="0" distL="0" distR="0" wp14:anchorId="5E30CEEE" wp14:editId="5AF93922">
            <wp:extent cx="5943600" cy="143764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BAF6" w14:textId="11AECE16" w:rsidR="001B5C11" w:rsidRDefault="001B5C11" w:rsidP="001B5C1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 xml:space="preserve"> Detailed FT read/write </w:t>
      </w:r>
      <w:r w:rsidR="00483C70">
        <w:t xml:space="preserve">chart </w:t>
      </w:r>
      <w:proofErr w:type="gramStart"/>
      <w:r>
        <w:t>tells</w:t>
      </w:r>
      <w:proofErr w:type="gramEnd"/>
      <w:r>
        <w:t xml:space="preserve"> more</w:t>
      </w:r>
      <w:r w:rsidR="00483C70">
        <w:t xml:space="preserve"> about the performance details.</w:t>
      </w:r>
    </w:p>
    <w:p w14:paraId="5A2C6D75" w14:textId="39C51325" w:rsidR="001B5C11" w:rsidRDefault="004A095C" w:rsidP="001B5C11">
      <w:r>
        <w:t xml:space="preserve">Decipher of FFT performance is shown in </w:t>
      </w:r>
      <w:r w:rsidR="001B5C11">
        <w:t>Figure 7</w:t>
      </w:r>
      <w:r>
        <w:t>. It shows</w:t>
      </w:r>
      <w:r w:rsidR="001B5C11">
        <w:t xml:space="preserve"> read and write </w:t>
      </w:r>
      <w:r w:rsidR="00D475A5">
        <w:t>throughput</w:t>
      </w:r>
      <w:r w:rsidR="001542D3">
        <w:t xml:space="preserve"> on time base</w:t>
      </w:r>
      <w:r w:rsidR="00D475A5">
        <w:t>. It is clear F</w:t>
      </w:r>
      <w:r w:rsidR="001542D3">
        <w:t>F</w:t>
      </w:r>
      <w:r w:rsidR="00D475A5">
        <w:t xml:space="preserve">T is </w:t>
      </w:r>
      <w:r w:rsidR="002A4EEB">
        <w:t xml:space="preserve">conducted in iterative phase. </w:t>
      </w:r>
      <w:r w:rsidR="004055CA">
        <w:t xml:space="preserve">At different phase, the performance is different. </w:t>
      </w:r>
      <w:r w:rsidR="00837F8F">
        <w:t xml:space="preserve">Adding concurrency helps performance </w:t>
      </w:r>
      <w:r w:rsidR="001542D3">
        <w:t xml:space="preserve">at </w:t>
      </w:r>
      <w:r w:rsidR="002031CC">
        <w:t>the peak phase</w:t>
      </w:r>
      <w:r w:rsidR="00837F8F">
        <w:t>, however, it also drags down the performance</w:t>
      </w:r>
      <w:r w:rsidR="001542D3">
        <w:t xml:space="preserve"> at</w:t>
      </w:r>
      <w:r w:rsidR="00837F8F">
        <w:t xml:space="preserve"> bottom phase</w:t>
      </w:r>
      <w:r w:rsidR="008421E7">
        <w:t xml:space="preserve">, thus </w:t>
      </w:r>
      <w:r w:rsidR="002031CC">
        <w:t>pulling</w:t>
      </w:r>
      <w:r w:rsidR="008421E7">
        <w:t xml:space="preserve"> down the overall performance.</w:t>
      </w:r>
      <w:r w:rsidR="00A15E54">
        <w:t xml:space="preserve"> Further tuning is expected to focus on boosting the performance on the bottom phase.</w:t>
      </w:r>
    </w:p>
    <w:p w14:paraId="344067BA" w14:textId="1FD74BAF" w:rsidR="000D6D36" w:rsidRDefault="000D6D36" w:rsidP="001B5C11">
      <w:r>
        <w:t>Here are some immediate insight</w:t>
      </w:r>
      <w:r w:rsidR="007257EB">
        <w:t>s</w:t>
      </w:r>
      <w:r>
        <w:t xml:space="preserve"> from the paper’s study.</w:t>
      </w:r>
    </w:p>
    <w:p w14:paraId="32E071F0" w14:textId="77777777" w:rsidR="000D6D36" w:rsidRDefault="000D6D36" w:rsidP="000D6D36">
      <w:pPr>
        <w:pStyle w:val="ListParagraph"/>
        <w:numPr>
          <w:ilvl w:val="0"/>
          <w:numId w:val="6"/>
        </w:numPr>
      </w:pPr>
      <w:r>
        <w:t>N-body and structured grid applications may be minimum perf loss on NVM based memory.</w:t>
      </w:r>
    </w:p>
    <w:p w14:paraId="29F6952F" w14:textId="77777777" w:rsidR="000D6D36" w:rsidRDefault="000D6D36" w:rsidP="000D6D36">
      <w:pPr>
        <w:pStyle w:val="ListParagraph"/>
        <w:numPr>
          <w:ilvl w:val="0"/>
          <w:numId w:val="6"/>
        </w:numPr>
      </w:pPr>
      <w:r>
        <w:t>Sparse linear algebra and structured/unstructured grids applications can work well on Optane Memory Mode to allow substantially larger dataset with decent performance.</w:t>
      </w:r>
    </w:p>
    <w:p w14:paraId="547C6E7F" w14:textId="77777777" w:rsidR="000D6D36" w:rsidRDefault="000D6D36" w:rsidP="000D6D36">
      <w:pPr>
        <w:pStyle w:val="ListParagraph"/>
        <w:numPr>
          <w:ilvl w:val="0"/>
          <w:numId w:val="6"/>
        </w:numPr>
      </w:pPr>
      <w:r>
        <w:lastRenderedPageBreak/>
        <w:t xml:space="preserve">Application such as </w:t>
      </w:r>
      <w:proofErr w:type="spellStart"/>
      <w:r>
        <w:t>SuperLU</w:t>
      </w:r>
      <w:proofErr w:type="spellEnd"/>
      <w:r>
        <w:t xml:space="preserve"> that has large dependent write (write throttling) may need different priority in perf tuning. </w:t>
      </w:r>
    </w:p>
    <w:p w14:paraId="66234CFA" w14:textId="1A233A33" w:rsidR="000D6D36" w:rsidRPr="001B5C11" w:rsidRDefault="000D6D36" w:rsidP="000D6D36">
      <w:pPr>
        <w:pStyle w:val="ListParagraph"/>
        <w:numPr>
          <w:ilvl w:val="0"/>
          <w:numId w:val="6"/>
        </w:numPr>
      </w:pPr>
      <w:r>
        <w:t>Adding concurrency may have diverge effect to performance. For each application, it may need detailed analysis to figure out the bottom-line and way to fine-tune it.</w:t>
      </w:r>
    </w:p>
    <w:p w14:paraId="5AE7CA52" w14:textId="317A94D3" w:rsidR="00305317" w:rsidRDefault="000D6D36" w:rsidP="008C2FB8">
      <w:r>
        <w:t xml:space="preserve">I can </w:t>
      </w:r>
      <w:r w:rsidR="007257EB">
        <w:t xml:space="preserve">also </w:t>
      </w:r>
      <w:r>
        <w:t>draw following</w:t>
      </w:r>
      <w:r w:rsidR="00BC767D">
        <w:t xml:space="preserve"> take</w:t>
      </w:r>
      <w:r w:rsidR="002E29C2">
        <w:t>-</w:t>
      </w:r>
      <w:r w:rsidR="00BC767D">
        <w:t>away</w:t>
      </w:r>
      <w:r>
        <w:t>s</w:t>
      </w:r>
      <w:r w:rsidR="00BC767D">
        <w:t xml:space="preserve"> from the study:</w:t>
      </w:r>
    </w:p>
    <w:p w14:paraId="597420AA" w14:textId="08E182FA" w:rsidR="006C5F2C" w:rsidRDefault="0053255A" w:rsidP="00BC767D">
      <w:pPr>
        <w:pStyle w:val="ListParagraph"/>
        <w:numPr>
          <w:ilvl w:val="0"/>
          <w:numId w:val="3"/>
        </w:numPr>
      </w:pPr>
      <w:r>
        <w:t xml:space="preserve">Unlike DRAM, introduction of Optane complicates the performance </w:t>
      </w:r>
      <w:r w:rsidR="00A82995">
        <w:t xml:space="preserve">pattern </w:t>
      </w:r>
      <w:r>
        <w:t xml:space="preserve">of different HPC benchmark. </w:t>
      </w:r>
    </w:p>
    <w:p w14:paraId="2367D137" w14:textId="18E0593E" w:rsidR="0084585C" w:rsidRDefault="0053255A" w:rsidP="00220C3D">
      <w:pPr>
        <w:pStyle w:val="ListParagraph"/>
        <w:numPr>
          <w:ilvl w:val="0"/>
          <w:numId w:val="3"/>
        </w:numPr>
      </w:pPr>
      <w:r>
        <w:t>Optane Memory Mode</w:t>
      </w:r>
      <w:r w:rsidR="009961AA">
        <w:t xml:space="preserve"> allows larger data set to be sit into the memory, however, the performance </w:t>
      </w:r>
      <w:r w:rsidR="00220C3D">
        <w:t xml:space="preserve">pattern could be complex. </w:t>
      </w:r>
      <w:r w:rsidR="00224CC0">
        <w:t>It may</w:t>
      </w:r>
      <w:r w:rsidR="002E29C2">
        <w:t xml:space="preserve"> provide </w:t>
      </w:r>
      <w:r w:rsidR="00224CC0">
        <w:t xml:space="preserve">close to </w:t>
      </w:r>
      <w:r>
        <w:t xml:space="preserve">DRAM </w:t>
      </w:r>
      <w:r w:rsidR="002E29C2">
        <w:t>performance</w:t>
      </w:r>
      <w:r w:rsidR="00224CC0">
        <w:t xml:space="preserve"> (70-80%) for some application</w:t>
      </w:r>
      <w:r w:rsidR="002E29C2">
        <w:t xml:space="preserve">, </w:t>
      </w:r>
      <w:r w:rsidR="00224CC0">
        <w:t xml:space="preserve">but it </w:t>
      </w:r>
      <w:r w:rsidR="0084585C">
        <w:t xml:space="preserve">could </w:t>
      </w:r>
      <w:r w:rsidR="00F91646">
        <w:t xml:space="preserve">hit </w:t>
      </w:r>
      <w:r w:rsidR="00E0627A">
        <w:t xml:space="preserve">big </w:t>
      </w:r>
      <w:r w:rsidR="00F91646">
        <w:t>barrier</w:t>
      </w:r>
      <w:r w:rsidR="0084585C">
        <w:t xml:space="preserve"> when data set is beyond L4 DRAM size</w:t>
      </w:r>
      <w:r w:rsidR="009959DE">
        <w:t xml:space="preserve"> for certain application. </w:t>
      </w:r>
      <w:r w:rsidR="0084585C">
        <w:t xml:space="preserve"> How much the performance would be degraded depends on the memory operation pattern</w:t>
      </w:r>
      <w:r w:rsidR="00F91646">
        <w:t xml:space="preserve"> of the </w:t>
      </w:r>
      <w:r w:rsidR="00E0627A">
        <w:t xml:space="preserve">specific </w:t>
      </w:r>
      <w:r w:rsidR="00F91646">
        <w:t>application</w:t>
      </w:r>
      <w:r w:rsidR="0084585C">
        <w:t xml:space="preserve"> and </w:t>
      </w:r>
      <w:r w:rsidR="00F91646">
        <w:t xml:space="preserve">the </w:t>
      </w:r>
      <w:r w:rsidR="00E0627A">
        <w:t xml:space="preserve">possible </w:t>
      </w:r>
      <w:r w:rsidR="00F91646">
        <w:t>optimization</w:t>
      </w:r>
      <w:r w:rsidR="0084585C">
        <w:t xml:space="preserve">. </w:t>
      </w:r>
    </w:p>
    <w:p w14:paraId="73224666" w14:textId="052EDBBD" w:rsidR="0053255A" w:rsidRDefault="00E42B68" w:rsidP="00BC767D">
      <w:pPr>
        <w:pStyle w:val="ListParagraph"/>
        <w:numPr>
          <w:ilvl w:val="0"/>
          <w:numId w:val="3"/>
        </w:numPr>
      </w:pPr>
      <w:r>
        <w:t xml:space="preserve">Optane App Direct memory access mode </w:t>
      </w:r>
      <w:r w:rsidR="0072669E">
        <w:t xml:space="preserve">may not see that much down on </w:t>
      </w:r>
      <w:r>
        <w:t xml:space="preserve">performance </w:t>
      </w:r>
      <w:r w:rsidR="0072669E">
        <w:t xml:space="preserve">on certain HPC benchmarks. </w:t>
      </w:r>
      <w:r w:rsidR="00281BD4">
        <w:t xml:space="preserve">It depends on data operation in memory and potential contention within Optane. </w:t>
      </w:r>
    </w:p>
    <w:p w14:paraId="6FE50C0F" w14:textId="7293DCA8" w:rsidR="00507E40" w:rsidRDefault="00507E40" w:rsidP="00BC767D">
      <w:pPr>
        <w:pStyle w:val="ListParagraph"/>
        <w:numPr>
          <w:ilvl w:val="0"/>
          <w:numId w:val="3"/>
        </w:numPr>
      </w:pPr>
      <w:r>
        <w:t xml:space="preserve">After all, Optane is not a silver bullet for HPC. </w:t>
      </w:r>
      <w:r w:rsidR="00EB3AD0">
        <w:t xml:space="preserve">The effectiveness of Optane depends on </w:t>
      </w:r>
      <w:r w:rsidR="007440B6">
        <w:t>many factors such as the specific</w:t>
      </w:r>
      <w:r w:rsidR="00EB3AD0">
        <w:t xml:space="preserve"> application, the dataset</w:t>
      </w:r>
      <w:r w:rsidR="00E00AC6">
        <w:t xml:space="preserve">, the </w:t>
      </w:r>
      <w:r w:rsidR="00AD31E6">
        <w:t>configuration</w:t>
      </w:r>
      <w:r w:rsidR="007440B6">
        <w:t xml:space="preserve"> of Optane</w:t>
      </w:r>
      <w:r w:rsidR="00AD31E6">
        <w:t>, etc</w:t>
      </w:r>
      <w:r w:rsidR="00E00AC6">
        <w:t xml:space="preserve">. </w:t>
      </w:r>
      <w:r w:rsidR="00AD31E6">
        <w:t>The most reliable way to make the decision is to</w:t>
      </w:r>
      <w:r w:rsidR="00E00AC6">
        <w:t xml:space="preserve"> rely on the real </w:t>
      </w:r>
      <w:r w:rsidR="009118D5">
        <w:t>test</w:t>
      </w:r>
      <w:r w:rsidR="00E00AC6">
        <w:t xml:space="preserve"> of </w:t>
      </w:r>
      <w:r w:rsidR="000D6D36">
        <w:t>the application over different configuration of Optane.</w:t>
      </w:r>
    </w:p>
    <w:p w14:paraId="68C13838" w14:textId="77777777" w:rsidR="000D6D36" w:rsidRDefault="000D6D36" w:rsidP="000D6D36">
      <w:pPr>
        <w:pStyle w:val="ListParagraph"/>
      </w:pPr>
    </w:p>
    <w:p w14:paraId="2659334D" w14:textId="01C7DA31" w:rsidR="00793801" w:rsidRDefault="00793801" w:rsidP="00793801">
      <w:r>
        <w:t>However, from the performance perspective, this paper also raise</w:t>
      </w:r>
      <w:ins w:id="2" w:author="Chaohong Hu" w:date="2021-05-24T18:15:00Z">
        <w:r w:rsidR="00C676E4">
          <w:t>s</w:t>
        </w:r>
      </w:ins>
      <w:r>
        <w:t xml:space="preserve"> up more question</w:t>
      </w:r>
      <w:ins w:id="3" w:author="Chaohong Hu" w:date="2021-05-24T18:11:00Z">
        <w:r w:rsidR="00C676E4">
          <w:t>s</w:t>
        </w:r>
      </w:ins>
      <w:r>
        <w:t xml:space="preserve"> about the PM and its effective in helping to promote performance for HPC. </w:t>
      </w:r>
      <w:r w:rsidR="00247231">
        <w:t xml:space="preserve">I can tell it </w:t>
      </w:r>
      <w:del w:id="4" w:author="Chaohong Hu" w:date="2021-05-24T18:15:00Z">
        <w:r w:rsidR="00247231" w:rsidDel="00C676E4">
          <w:delText>is</w:delText>
        </w:r>
      </w:del>
      <w:r w:rsidR="00247231">
        <w:t xml:space="preserve"> still</w:t>
      </w:r>
      <w:ins w:id="5" w:author="Chaohong Hu" w:date="2021-05-24T18:15:00Z">
        <w:r w:rsidR="00C676E4">
          <w:t xml:space="preserve"> has</w:t>
        </w:r>
      </w:ins>
      <w:r w:rsidR="00247231">
        <w:t xml:space="preserve"> missing parts</w:t>
      </w:r>
      <w:ins w:id="6" w:author="Chaohong Hu" w:date="2021-05-24T18:15:00Z">
        <w:r w:rsidR="00C676E4">
          <w:t xml:space="preserve"> such as</w:t>
        </w:r>
      </w:ins>
      <w:r w:rsidR="00247231">
        <w:t>:</w:t>
      </w:r>
    </w:p>
    <w:p w14:paraId="6410BFDD" w14:textId="77777777" w:rsidR="005240DE" w:rsidRDefault="00247231" w:rsidP="00247231">
      <w:pPr>
        <w:pStyle w:val="ListParagraph"/>
        <w:numPr>
          <w:ilvl w:val="0"/>
          <w:numId w:val="4"/>
        </w:numPr>
      </w:pPr>
      <w:r>
        <w:t xml:space="preserve">The study of memory mode is not </w:t>
      </w:r>
      <w:r w:rsidR="004E15E3">
        <w:t xml:space="preserve">done in </w:t>
      </w:r>
      <w:r>
        <w:t xml:space="preserve">apple to apple. </w:t>
      </w:r>
      <w:r w:rsidR="00875280">
        <w:t xml:space="preserve">Memory Mode is the simplest adaption of the Optane. It provides the easiest way to </w:t>
      </w:r>
      <w:r w:rsidR="00122D1C">
        <w:t xml:space="preserve">upload much large dataset into “memory”. However, the performance should be compared with DRAM </w:t>
      </w:r>
      <w:r w:rsidR="00406250">
        <w:t xml:space="preserve">by </w:t>
      </w:r>
      <w:r w:rsidR="00122D1C">
        <w:t>overall</w:t>
      </w:r>
      <w:r w:rsidR="00406250">
        <w:t xml:space="preserve"> execution</w:t>
      </w:r>
      <w:r w:rsidR="00122D1C">
        <w:t xml:space="preserve"> time, not</w:t>
      </w:r>
      <w:r w:rsidR="00406250">
        <w:t xml:space="preserve"> throughput. </w:t>
      </w:r>
    </w:p>
    <w:p w14:paraId="57AEDC91" w14:textId="16ADFCAC" w:rsidR="00406250" w:rsidRDefault="00CB2992" w:rsidP="00247231">
      <w:pPr>
        <w:pStyle w:val="ListParagraph"/>
        <w:numPr>
          <w:ilvl w:val="0"/>
          <w:numId w:val="4"/>
        </w:numPr>
      </w:pPr>
      <w:r>
        <w:t>Memory Mode</w:t>
      </w:r>
      <w:r w:rsidR="005240DE">
        <w:t xml:space="preserve"> study</w:t>
      </w:r>
      <w:r w:rsidR="004E15E3">
        <w:t xml:space="preserve"> should </w:t>
      </w:r>
      <w:r w:rsidR="009D622A">
        <w:t>cover the performance scaled of dataset with DRAM too.</w:t>
      </w:r>
    </w:p>
    <w:p w14:paraId="49F17E73" w14:textId="77777777" w:rsidR="008510EB" w:rsidRDefault="00601F7E" w:rsidP="008510EB">
      <w:pPr>
        <w:pStyle w:val="ListParagraph"/>
        <w:numPr>
          <w:ilvl w:val="0"/>
          <w:numId w:val="4"/>
        </w:numPr>
      </w:pPr>
      <w:r>
        <w:t>Measuring the energy cost is meaningful too.</w:t>
      </w:r>
    </w:p>
    <w:p w14:paraId="5ED89D3E" w14:textId="2AB9BECE" w:rsidR="000F25DC" w:rsidRDefault="000E72CF" w:rsidP="000F25DC">
      <w:pPr>
        <w:pStyle w:val="ListParagraph"/>
        <w:numPr>
          <w:ilvl w:val="0"/>
          <w:numId w:val="4"/>
        </w:numPr>
        <w:rPr>
          <w:ins w:id="7" w:author="Chaohong Hu" w:date="2021-05-24T18:21:00Z"/>
        </w:rPr>
      </w:pPr>
      <w:r>
        <w:t xml:space="preserve">Study the Optane’s </w:t>
      </w:r>
      <w:r w:rsidR="00DB7EF0">
        <w:t xml:space="preserve">persistency nature as used as </w:t>
      </w:r>
      <w:r>
        <w:t>file system</w:t>
      </w:r>
      <w:r w:rsidR="00DB7EF0">
        <w:t xml:space="preserve"> is more meaningful. </w:t>
      </w:r>
      <w:r w:rsidR="005134EE">
        <w:t xml:space="preserve">I notice there is already some study on this part. And I am expecting to write something on this topic soon. </w:t>
      </w:r>
      <w:r w:rsidR="00CA6E42">
        <w:t xml:space="preserve"> </w:t>
      </w:r>
    </w:p>
    <w:p w14:paraId="6632A77E" w14:textId="239DB8F7" w:rsidR="000F25DC" w:rsidRDefault="000F25DC" w:rsidP="000F25DC">
      <w:pPr>
        <w:pStyle w:val="ListParagraph"/>
        <w:numPr>
          <w:ilvl w:val="0"/>
          <w:numId w:val="4"/>
        </w:numPr>
        <w:rPr>
          <w:ins w:id="8" w:author="Chaohong Hu" w:date="2021-05-24T18:21:00Z"/>
        </w:rPr>
      </w:pPr>
      <w:ins w:id="9" w:author="Chaohong Hu" w:date="2021-05-24T18:24:00Z">
        <w:r>
          <w:t>Study</w:t>
        </w:r>
      </w:ins>
      <w:ins w:id="10" w:author="Chaohong Hu" w:date="2021-05-24T18:23:00Z">
        <w:r>
          <w:t xml:space="preserve"> </w:t>
        </w:r>
      </w:ins>
      <w:ins w:id="11" w:author="Chaohong Hu" w:date="2021-05-24T18:26:00Z">
        <w:r>
          <w:t>DRAM vs Optane</w:t>
        </w:r>
      </w:ins>
      <w:ins w:id="12" w:author="Chaohong Hu" w:date="2021-05-24T18:22:00Z">
        <w:r>
          <w:t xml:space="preserve"> performance of</w:t>
        </w:r>
      </w:ins>
      <w:ins w:id="13" w:author="Chaohong Hu" w:date="2021-05-24T18:23:00Z">
        <w:r>
          <w:t xml:space="preserve"> larger dataset </w:t>
        </w:r>
      </w:ins>
      <w:ins w:id="14" w:author="Chaohong Hu" w:date="2021-05-24T18:24:00Z">
        <w:r>
          <w:t xml:space="preserve">which </w:t>
        </w:r>
        <w:proofErr w:type="spellStart"/>
        <w:r>
          <w:t>can not</w:t>
        </w:r>
        <w:proofErr w:type="spellEnd"/>
        <w:r>
          <w:t xml:space="preserve"> fit into </w:t>
        </w:r>
      </w:ins>
      <w:ins w:id="15" w:author="Chaohong Hu" w:date="2021-05-24T18:23:00Z">
        <w:r>
          <w:t>DRAM</w:t>
        </w:r>
      </w:ins>
      <w:ins w:id="16" w:author="Chaohong Hu" w:date="2021-05-24T18:24:00Z">
        <w:r>
          <w:t xml:space="preserve"> </w:t>
        </w:r>
      </w:ins>
      <w:ins w:id="17" w:author="Chaohong Hu" w:date="2021-05-24T18:23:00Z">
        <w:r>
          <w:t>system</w:t>
        </w:r>
      </w:ins>
      <w:ins w:id="18" w:author="Chaohong Hu" w:date="2021-05-24T18:25:00Z">
        <w:r>
          <w:t xml:space="preserve"> but can fit into </w:t>
        </w:r>
        <w:proofErr w:type="spellStart"/>
        <w:r>
          <w:t>optane</w:t>
        </w:r>
        <w:proofErr w:type="spellEnd"/>
        <w:r>
          <w:t xml:space="preserve"> memory system</w:t>
        </w:r>
      </w:ins>
      <w:ins w:id="19" w:author="Chaohong Hu" w:date="2021-05-24T18:26:00Z">
        <w:r>
          <w:t xml:space="preserve">, since one key value of Optane is </w:t>
        </w:r>
      </w:ins>
      <w:ins w:id="20" w:author="Chaohong Hu" w:date="2021-05-24T18:27:00Z">
        <w:r>
          <w:t xml:space="preserve">that it can provide system memory capacity which DRAM </w:t>
        </w:r>
        <w:proofErr w:type="spellStart"/>
        <w:r>
          <w:t>can not</w:t>
        </w:r>
        <w:proofErr w:type="spellEnd"/>
        <w:r>
          <w:t xml:space="preserve"> provide. </w:t>
        </w:r>
      </w:ins>
    </w:p>
    <w:p w14:paraId="32D9BCF4" w14:textId="77777777" w:rsidR="000F25DC" w:rsidRDefault="000F25DC">
      <w:pPr>
        <w:pPrChange w:id="21" w:author="Chaohong Hu" w:date="2021-05-24T18:21:00Z">
          <w:pPr>
            <w:pStyle w:val="ListParagraph"/>
            <w:numPr>
              <w:numId w:val="4"/>
            </w:numPr>
            <w:ind w:hanging="360"/>
          </w:pPr>
        </w:pPrChange>
      </w:pPr>
    </w:p>
    <w:sectPr w:rsidR="000F2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7723"/>
    <w:multiLevelType w:val="hybridMultilevel"/>
    <w:tmpl w:val="7DE411FE"/>
    <w:lvl w:ilvl="0" w:tplc="1E7844B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20C71"/>
    <w:multiLevelType w:val="hybridMultilevel"/>
    <w:tmpl w:val="0FB4F18C"/>
    <w:lvl w:ilvl="0" w:tplc="9D6474B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005A9"/>
    <w:multiLevelType w:val="hybridMultilevel"/>
    <w:tmpl w:val="776ABEAA"/>
    <w:lvl w:ilvl="0" w:tplc="54C8FF8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6795F"/>
    <w:multiLevelType w:val="hybridMultilevel"/>
    <w:tmpl w:val="01103BA4"/>
    <w:lvl w:ilvl="0" w:tplc="5238949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E5379"/>
    <w:multiLevelType w:val="hybridMultilevel"/>
    <w:tmpl w:val="80FA94EA"/>
    <w:lvl w:ilvl="0" w:tplc="0EB0CA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852A4F"/>
    <w:multiLevelType w:val="hybridMultilevel"/>
    <w:tmpl w:val="F56CC2F2"/>
    <w:lvl w:ilvl="0" w:tplc="9D6474B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haohong Hu">
    <w15:presenceInfo w15:providerId="AD" w15:userId="S::chu@futurewei.com::2d8fb2d5-c8d5-400a-aecd-481abdcd95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markup="0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91"/>
    <w:rsid w:val="00020A14"/>
    <w:rsid w:val="00021429"/>
    <w:rsid w:val="00026F36"/>
    <w:rsid w:val="000311D3"/>
    <w:rsid w:val="000314A3"/>
    <w:rsid w:val="00033E90"/>
    <w:rsid w:val="0003524F"/>
    <w:rsid w:val="000412A0"/>
    <w:rsid w:val="00042CC6"/>
    <w:rsid w:val="00047FC7"/>
    <w:rsid w:val="0006352D"/>
    <w:rsid w:val="0008595E"/>
    <w:rsid w:val="000A1E2B"/>
    <w:rsid w:val="000A56A6"/>
    <w:rsid w:val="000A57A7"/>
    <w:rsid w:val="000B607A"/>
    <w:rsid w:val="000D6D36"/>
    <w:rsid w:val="000E72CF"/>
    <w:rsid w:val="000F25DC"/>
    <w:rsid w:val="000F343A"/>
    <w:rsid w:val="000F391C"/>
    <w:rsid w:val="00122D1C"/>
    <w:rsid w:val="00142C0F"/>
    <w:rsid w:val="00143AD7"/>
    <w:rsid w:val="001466A6"/>
    <w:rsid w:val="00150100"/>
    <w:rsid w:val="001542D3"/>
    <w:rsid w:val="001664F5"/>
    <w:rsid w:val="00194D9A"/>
    <w:rsid w:val="00196C53"/>
    <w:rsid w:val="001A580C"/>
    <w:rsid w:val="001B5C11"/>
    <w:rsid w:val="001B68BC"/>
    <w:rsid w:val="001C650D"/>
    <w:rsid w:val="001D4DE1"/>
    <w:rsid w:val="001E3DDE"/>
    <w:rsid w:val="001E6908"/>
    <w:rsid w:val="001F4475"/>
    <w:rsid w:val="002031CC"/>
    <w:rsid w:val="002067D7"/>
    <w:rsid w:val="00211824"/>
    <w:rsid w:val="00220C3D"/>
    <w:rsid w:val="00224CC0"/>
    <w:rsid w:val="00247231"/>
    <w:rsid w:val="00253386"/>
    <w:rsid w:val="00255237"/>
    <w:rsid w:val="00262F56"/>
    <w:rsid w:val="002633E6"/>
    <w:rsid w:val="0027254D"/>
    <w:rsid w:val="00281BD4"/>
    <w:rsid w:val="002839F7"/>
    <w:rsid w:val="00284B95"/>
    <w:rsid w:val="002A4EEB"/>
    <w:rsid w:val="002B0846"/>
    <w:rsid w:val="002B1D51"/>
    <w:rsid w:val="002D3ED1"/>
    <w:rsid w:val="002E29C2"/>
    <w:rsid w:val="002E31BF"/>
    <w:rsid w:val="002E78E3"/>
    <w:rsid w:val="00305317"/>
    <w:rsid w:val="003350E9"/>
    <w:rsid w:val="003434D6"/>
    <w:rsid w:val="00355A8F"/>
    <w:rsid w:val="00360CB4"/>
    <w:rsid w:val="0036137A"/>
    <w:rsid w:val="00365820"/>
    <w:rsid w:val="0037304B"/>
    <w:rsid w:val="00396180"/>
    <w:rsid w:val="003A4A00"/>
    <w:rsid w:val="003B248F"/>
    <w:rsid w:val="003B2825"/>
    <w:rsid w:val="003B6DA7"/>
    <w:rsid w:val="003C1FE3"/>
    <w:rsid w:val="003D277F"/>
    <w:rsid w:val="004030D0"/>
    <w:rsid w:val="004055CA"/>
    <w:rsid w:val="004061C6"/>
    <w:rsid w:val="00406250"/>
    <w:rsid w:val="00421268"/>
    <w:rsid w:val="00430303"/>
    <w:rsid w:val="00431447"/>
    <w:rsid w:val="0043245A"/>
    <w:rsid w:val="00435413"/>
    <w:rsid w:val="00453964"/>
    <w:rsid w:val="00456531"/>
    <w:rsid w:val="00460B75"/>
    <w:rsid w:val="00462864"/>
    <w:rsid w:val="00464913"/>
    <w:rsid w:val="0046637B"/>
    <w:rsid w:val="00482762"/>
    <w:rsid w:val="00483C70"/>
    <w:rsid w:val="00487049"/>
    <w:rsid w:val="004A095C"/>
    <w:rsid w:val="004A4C7F"/>
    <w:rsid w:val="004B0028"/>
    <w:rsid w:val="004B7827"/>
    <w:rsid w:val="004D2AA0"/>
    <w:rsid w:val="004E15E3"/>
    <w:rsid w:val="004E5C72"/>
    <w:rsid w:val="00504B79"/>
    <w:rsid w:val="00507E40"/>
    <w:rsid w:val="005134EE"/>
    <w:rsid w:val="00520251"/>
    <w:rsid w:val="005240DE"/>
    <w:rsid w:val="0053179D"/>
    <w:rsid w:val="0053255A"/>
    <w:rsid w:val="00535011"/>
    <w:rsid w:val="00551EDA"/>
    <w:rsid w:val="00554093"/>
    <w:rsid w:val="00554AFA"/>
    <w:rsid w:val="00570293"/>
    <w:rsid w:val="00586C51"/>
    <w:rsid w:val="005A2A3C"/>
    <w:rsid w:val="005A34A2"/>
    <w:rsid w:val="005A62FE"/>
    <w:rsid w:val="005C0AAA"/>
    <w:rsid w:val="005C393C"/>
    <w:rsid w:val="005D4390"/>
    <w:rsid w:val="005E632F"/>
    <w:rsid w:val="005F0A61"/>
    <w:rsid w:val="005F1B68"/>
    <w:rsid w:val="005F2609"/>
    <w:rsid w:val="005F418A"/>
    <w:rsid w:val="005F5AA2"/>
    <w:rsid w:val="00601F7E"/>
    <w:rsid w:val="006028DA"/>
    <w:rsid w:val="00613C27"/>
    <w:rsid w:val="0062208D"/>
    <w:rsid w:val="00636F61"/>
    <w:rsid w:val="00671007"/>
    <w:rsid w:val="006B013B"/>
    <w:rsid w:val="006B298F"/>
    <w:rsid w:val="006B6E13"/>
    <w:rsid w:val="006C5F2C"/>
    <w:rsid w:val="007044CF"/>
    <w:rsid w:val="007056C4"/>
    <w:rsid w:val="007209AF"/>
    <w:rsid w:val="00725027"/>
    <w:rsid w:val="007257EB"/>
    <w:rsid w:val="0072669E"/>
    <w:rsid w:val="007440B6"/>
    <w:rsid w:val="007462B2"/>
    <w:rsid w:val="00753C3B"/>
    <w:rsid w:val="00780964"/>
    <w:rsid w:val="00781667"/>
    <w:rsid w:val="00783FFB"/>
    <w:rsid w:val="00793801"/>
    <w:rsid w:val="007A1B31"/>
    <w:rsid w:val="007A2E9C"/>
    <w:rsid w:val="007A74DA"/>
    <w:rsid w:val="007C52E7"/>
    <w:rsid w:val="007C6A3E"/>
    <w:rsid w:val="007E0623"/>
    <w:rsid w:val="007E5BDD"/>
    <w:rsid w:val="007E6D68"/>
    <w:rsid w:val="007F0531"/>
    <w:rsid w:val="007F4F5E"/>
    <w:rsid w:val="00807419"/>
    <w:rsid w:val="0081521E"/>
    <w:rsid w:val="0082286B"/>
    <w:rsid w:val="008265F4"/>
    <w:rsid w:val="00835952"/>
    <w:rsid w:val="0083602B"/>
    <w:rsid w:val="00837F8F"/>
    <w:rsid w:val="008421E7"/>
    <w:rsid w:val="008435C6"/>
    <w:rsid w:val="0084585C"/>
    <w:rsid w:val="008510EB"/>
    <w:rsid w:val="00875280"/>
    <w:rsid w:val="008805F7"/>
    <w:rsid w:val="00880687"/>
    <w:rsid w:val="008867C9"/>
    <w:rsid w:val="00886AD4"/>
    <w:rsid w:val="00887710"/>
    <w:rsid w:val="008A17AE"/>
    <w:rsid w:val="008A1951"/>
    <w:rsid w:val="008A32E1"/>
    <w:rsid w:val="008C2FB8"/>
    <w:rsid w:val="008C3401"/>
    <w:rsid w:val="008D2E1F"/>
    <w:rsid w:val="008E6A38"/>
    <w:rsid w:val="008F4E80"/>
    <w:rsid w:val="00906E3D"/>
    <w:rsid w:val="0091022C"/>
    <w:rsid w:val="009118D5"/>
    <w:rsid w:val="00911EA4"/>
    <w:rsid w:val="00934C10"/>
    <w:rsid w:val="00935430"/>
    <w:rsid w:val="009433C8"/>
    <w:rsid w:val="00953841"/>
    <w:rsid w:val="00972070"/>
    <w:rsid w:val="00980003"/>
    <w:rsid w:val="0098759F"/>
    <w:rsid w:val="009959DE"/>
    <w:rsid w:val="009961AA"/>
    <w:rsid w:val="009B34DB"/>
    <w:rsid w:val="009C13A1"/>
    <w:rsid w:val="009C6155"/>
    <w:rsid w:val="009C77D5"/>
    <w:rsid w:val="009D258E"/>
    <w:rsid w:val="009D38A1"/>
    <w:rsid w:val="009D622A"/>
    <w:rsid w:val="009E57BE"/>
    <w:rsid w:val="009F4CD1"/>
    <w:rsid w:val="00A029FB"/>
    <w:rsid w:val="00A15E54"/>
    <w:rsid w:val="00A16DA2"/>
    <w:rsid w:val="00A82995"/>
    <w:rsid w:val="00A976B6"/>
    <w:rsid w:val="00AA1A2E"/>
    <w:rsid w:val="00AA3362"/>
    <w:rsid w:val="00AA4A86"/>
    <w:rsid w:val="00AC3C9F"/>
    <w:rsid w:val="00AD31E6"/>
    <w:rsid w:val="00B167E3"/>
    <w:rsid w:val="00B26EA9"/>
    <w:rsid w:val="00B652E0"/>
    <w:rsid w:val="00B6647C"/>
    <w:rsid w:val="00B70CC7"/>
    <w:rsid w:val="00B711BC"/>
    <w:rsid w:val="00B8530B"/>
    <w:rsid w:val="00B96067"/>
    <w:rsid w:val="00BC767D"/>
    <w:rsid w:val="00BE2E82"/>
    <w:rsid w:val="00BE4DC6"/>
    <w:rsid w:val="00C0530A"/>
    <w:rsid w:val="00C10898"/>
    <w:rsid w:val="00C279F6"/>
    <w:rsid w:val="00C33526"/>
    <w:rsid w:val="00C335CA"/>
    <w:rsid w:val="00C42886"/>
    <w:rsid w:val="00C5015A"/>
    <w:rsid w:val="00C5270D"/>
    <w:rsid w:val="00C52AF0"/>
    <w:rsid w:val="00C575DA"/>
    <w:rsid w:val="00C64E58"/>
    <w:rsid w:val="00C676E4"/>
    <w:rsid w:val="00C77CAF"/>
    <w:rsid w:val="00CA1AA2"/>
    <w:rsid w:val="00CA6E42"/>
    <w:rsid w:val="00CB01F0"/>
    <w:rsid w:val="00CB21F8"/>
    <w:rsid w:val="00CB2992"/>
    <w:rsid w:val="00CD462F"/>
    <w:rsid w:val="00CD6A25"/>
    <w:rsid w:val="00CE57A6"/>
    <w:rsid w:val="00CE6E9E"/>
    <w:rsid w:val="00CF2B1C"/>
    <w:rsid w:val="00D06648"/>
    <w:rsid w:val="00D176BB"/>
    <w:rsid w:val="00D225E7"/>
    <w:rsid w:val="00D31171"/>
    <w:rsid w:val="00D323A4"/>
    <w:rsid w:val="00D335FE"/>
    <w:rsid w:val="00D42CB0"/>
    <w:rsid w:val="00D47333"/>
    <w:rsid w:val="00D475A5"/>
    <w:rsid w:val="00D47B5D"/>
    <w:rsid w:val="00D53104"/>
    <w:rsid w:val="00D61BA3"/>
    <w:rsid w:val="00D9474B"/>
    <w:rsid w:val="00DB7EF0"/>
    <w:rsid w:val="00DC0010"/>
    <w:rsid w:val="00DC7470"/>
    <w:rsid w:val="00DD282E"/>
    <w:rsid w:val="00DD2DB1"/>
    <w:rsid w:val="00DD452F"/>
    <w:rsid w:val="00DF3AB0"/>
    <w:rsid w:val="00E00AC6"/>
    <w:rsid w:val="00E049A8"/>
    <w:rsid w:val="00E0627A"/>
    <w:rsid w:val="00E122D2"/>
    <w:rsid w:val="00E12CE0"/>
    <w:rsid w:val="00E13DB2"/>
    <w:rsid w:val="00E41C01"/>
    <w:rsid w:val="00E42B68"/>
    <w:rsid w:val="00E52D2B"/>
    <w:rsid w:val="00E64CF2"/>
    <w:rsid w:val="00E713EA"/>
    <w:rsid w:val="00E7685A"/>
    <w:rsid w:val="00E900B8"/>
    <w:rsid w:val="00EA01C6"/>
    <w:rsid w:val="00EA1B91"/>
    <w:rsid w:val="00EB1D30"/>
    <w:rsid w:val="00EB3AD0"/>
    <w:rsid w:val="00ED654E"/>
    <w:rsid w:val="00EE2F7F"/>
    <w:rsid w:val="00EF5B52"/>
    <w:rsid w:val="00EF7CEA"/>
    <w:rsid w:val="00F00A68"/>
    <w:rsid w:val="00F0378B"/>
    <w:rsid w:val="00F077CC"/>
    <w:rsid w:val="00F4796C"/>
    <w:rsid w:val="00F54075"/>
    <w:rsid w:val="00F563A6"/>
    <w:rsid w:val="00F62168"/>
    <w:rsid w:val="00F62388"/>
    <w:rsid w:val="00F7747E"/>
    <w:rsid w:val="00F87444"/>
    <w:rsid w:val="00F90F41"/>
    <w:rsid w:val="00F91646"/>
    <w:rsid w:val="00FB45F1"/>
    <w:rsid w:val="00FE139D"/>
    <w:rsid w:val="00FF0EEE"/>
    <w:rsid w:val="00FF3ED4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CE2B"/>
  <w15:chartTrackingRefBased/>
  <w15:docId w15:val="{E3EFC236-78DF-46BA-A0D8-9F57B7DD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1D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D3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540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6E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F5A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1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A2E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0635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rxiv.org/abs/2002.06499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90217-5F17-4237-913B-340FB5F14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1690</Words>
  <Characters>9636</Characters>
  <Application>Microsoft Office Word</Application>
  <DocSecurity>4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</dc:creator>
  <cp:keywords/>
  <dc:description/>
  <cp:lastModifiedBy>Nelson Liao</cp:lastModifiedBy>
  <cp:revision>2</cp:revision>
  <dcterms:created xsi:type="dcterms:W3CDTF">2021-05-25T16:06:00Z</dcterms:created>
  <dcterms:modified xsi:type="dcterms:W3CDTF">2021-05-25T16:06:00Z</dcterms:modified>
</cp:coreProperties>
</file>